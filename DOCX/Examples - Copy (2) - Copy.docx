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A821F" w14:textId="77777777" w:rsidR="00132A16" w:rsidRDefault="00132A16" w:rsidP="00132A16">
      <w:pPr>
        <w:pStyle w:val="Heading1"/>
        <w:rPr>
          <w:rFonts w:eastAsia="Times New Roman"/>
          <w:kern w:val="36"/>
          <w:sz w:val="48"/>
          <w:szCs w:val="48"/>
          <w14:ligatures w14:val="none"/>
        </w:rPr>
      </w:pPr>
      <w:r>
        <w:rPr>
          <w:rFonts w:eastAsia="Times New Roman"/>
        </w:rPr>
        <w:t>Introduction</w:t>
      </w:r>
    </w:p>
    <w:p w14:paraId="3C5E8E3E" w14:textId="77777777" w:rsidR="00132A16" w:rsidRDefault="00132A16" w:rsidP="00132A16">
      <w:pPr>
        <w:pStyle w:val="NormalWeb"/>
      </w:pPr>
      <w:r>
        <w:t xml:space="preserve">Text in </w:t>
      </w:r>
      <w:r>
        <w:rPr>
          <w:color w:val="0747A6"/>
        </w:rPr>
        <w:t xml:space="preserve">blue </w:t>
      </w:r>
      <w:r>
        <w:t>is quoted from RP1745, section x.9.</w:t>
      </w:r>
    </w:p>
    <w:p w14:paraId="1283B618" w14:textId="77777777" w:rsidR="00132A16" w:rsidRDefault="00132A16" w:rsidP="00132A16">
      <w:pPr>
        <w:pStyle w:val="NormalWeb"/>
      </w:pPr>
      <w:r>
        <w:t>Where necessary, the source is redacted to comply with BIX paradigm: no batching of items (multiple bags), no report over a collection of actions. BIX reports an event, outcome of a single process step for a single item.</w:t>
      </w:r>
    </w:p>
    <w:p w14:paraId="61ED7AD4" w14:textId="77777777" w:rsidR="00132A16" w:rsidRDefault="00132A16" w:rsidP="00132A16">
      <w:pPr>
        <w:pStyle w:val="NormalWeb"/>
      </w:pPr>
      <w:r>
        <w:t xml:space="preserve">The sample thus obtained in rp1745 rendering is mapped to xml (and future </w:t>
      </w:r>
      <w:proofErr w:type="spellStart"/>
      <w:r>
        <w:t>json</w:t>
      </w:r>
      <w:proofErr w:type="spellEnd"/>
      <w:r>
        <w:t>) rendering. Except when sample is a trivial duplication of earlier work. Trivial samples are dropped.</w:t>
      </w:r>
    </w:p>
    <w:p w14:paraId="6E8DF51F" w14:textId="77777777" w:rsidR="00132A16" w:rsidRDefault="00132A16" w:rsidP="00132A16">
      <w:pPr>
        <w:pStyle w:val="NormalWeb"/>
      </w:pPr>
      <w:r>
        <w:t>Text in black is added to illustrate extraction and mapping process</w:t>
      </w:r>
    </w:p>
    <w:p w14:paraId="5701ABDC" w14:textId="77777777" w:rsidR="00132A16" w:rsidRDefault="00132A16" w:rsidP="00132A16">
      <w:pPr>
        <w:pStyle w:val="NormalWeb"/>
      </w:pPr>
      <w:r>
        <w:t>For reference</w:t>
      </w:r>
    </w:p>
    <w:p w14:paraId="762AEBAA" w14:textId="77777777" w:rsidR="00132A16" w:rsidRDefault="00132A16" w:rsidP="00132A16">
      <w:pPr>
        <w:pStyle w:val="NormalWeb"/>
        <w:numPr>
          <w:ilvl w:val="0"/>
          <w:numId w:val="29"/>
        </w:numPr>
      </w:pPr>
      <w:hyperlink r:id="rId5" w:history="1">
        <w:r>
          <w:rPr>
            <w:rStyle w:val="Hyperlink"/>
          </w:rPr>
          <w:t>RP1745</w:t>
        </w:r>
      </w:hyperlink>
    </w:p>
    <w:p w14:paraId="679FC34E" w14:textId="77777777" w:rsidR="00132A16" w:rsidRDefault="00132A16" w:rsidP="00132A16">
      <w:pPr>
        <w:pStyle w:val="NormalWeb"/>
        <w:numPr>
          <w:ilvl w:val="0"/>
          <w:numId w:val="29"/>
        </w:numPr>
      </w:pPr>
      <w:hyperlink r:id="rId6" w:anchor="xsd-viewer" w:history="1">
        <w:r>
          <w:rPr>
            <w:rStyle w:val="Hyperlink"/>
          </w:rPr>
          <w:t>BIX-viewer</w:t>
        </w:r>
      </w:hyperlink>
    </w:p>
    <w:p w14:paraId="77146C90" w14:textId="77777777" w:rsidR="00132A16" w:rsidRDefault="00132A16" w:rsidP="00132A16">
      <w:pPr>
        <w:pStyle w:val="NormalWeb"/>
        <w:numPr>
          <w:ilvl w:val="0"/>
          <w:numId w:val="29"/>
        </w:numPr>
      </w:pPr>
      <w:hyperlink r:id="rId7" w:history="1">
        <w:r>
          <w:rPr>
            <w:rStyle w:val="Hyperlink"/>
          </w:rPr>
          <w:t>Mapping 1745 to BIX</w:t>
        </w:r>
      </w:hyperlink>
    </w:p>
    <w:p w14:paraId="6595B95C" w14:textId="77777777" w:rsidR="00132A16" w:rsidRDefault="00132A16" w:rsidP="00132A16">
      <w:pPr>
        <w:pStyle w:val="Heading2"/>
        <w:rPr>
          <w:rFonts w:eastAsia="Times New Roman"/>
        </w:rPr>
      </w:pPr>
      <w:r>
        <w:rPr>
          <w:rFonts w:eastAsia="Times New Roman"/>
        </w:rPr>
        <w:t>Rules to respect in mapping RP1745 (document oriented) to BIX (event oriented)</w:t>
      </w:r>
    </w:p>
    <w:p w14:paraId="3BF4F1BD" w14:textId="77777777" w:rsidR="00132A16" w:rsidRDefault="00132A16" w:rsidP="00132A16">
      <w:pPr>
        <w:pStyle w:val="Heading3"/>
        <w:rPr>
          <w:rFonts w:eastAsia="Times New Roman"/>
        </w:rPr>
      </w:pPr>
      <w:r>
        <w:rPr>
          <w:rFonts w:eastAsia="Times New Roman"/>
        </w:rPr>
        <w:t>Single instance</w:t>
      </w:r>
    </w:p>
    <w:p w14:paraId="3EEAA80B" w14:textId="77777777" w:rsidR="00132A16" w:rsidRDefault="00132A16" w:rsidP="00132A16">
      <w:pPr>
        <w:pStyle w:val="NormalWeb"/>
        <w:numPr>
          <w:ilvl w:val="0"/>
          <w:numId w:val="30"/>
        </w:numPr>
      </w:pPr>
      <w:r>
        <w:t>an event occurs to a bag or a cart or an ULD, not to a collection of such objects</w:t>
      </w:r>
    </w:p>
    <w:p w14:paraId="4B3D734E" w14:textId="77777777" w:rsidR="00132A16" w:rsidRDefault="00132A16" w:rsidP="00132A16">
      <w:pPr>
        <w:pStyle w:val="NormalWeb"/>
        <w:numPr>
          <w:ilvl w:val="0"/>
          <w:numId w:val="30"/>
        </w:numPr>
      </w:pPr>
      <w:r>
        <w:t>event in BIX may refer to larger context (a bag is placed into ULD) but BIX does not document contents of a larger item (list of bags in cart is excluded by design, that is document-style)</w:t>
      </w:r>
    </w:p>
    <w:p w14:paraId="0F7D51DA" w14:textId="77777777" w:rsidR="00132A16" w:rsidRDefault="00132A16" w:rsidP="00132A16">
      <w:pPr>
        <w:pStyle w:val="Heading3"/>
        <w:rPr>
          <w:rFonts w:eastAsia="Times New Roman"/>
        </w:rPr>
      </w:pPr>
      <w:r>
        <w:rPr>
          <w:rFonts w:eastAsia="Times New Roman"/>
        </w:rPr>
        <w:t>Active transportation segment</w:t>
      </w:r>
    </w:p>
    <w:p w14:paraId="55B9DBDB" w14:textId="77777777" w:rsidR="00132A16" w:rsidRDefault="00132A16" w:rsidP="00132A16">
      <w:pPr>
        <w:pStyle w:val="NormalWeb"/>
        <w:numPr>
          <w:ilvl w:val="0"/>
          <w:numId w:val="31"/>
        </w:numPr>
      </w:pPr>
      <w:r>
        <w:t>RP1745 messages indicate transportation in .I, .F and .O elements. Either .I or .F is the active segment, the focal point for current bag activity.</w:t>
      </w:r>
    </w:p>
    <w:p w14:paraId="56343B39" w14:textId="77777777" w:rsidR="00132A16" w:rsidRDefault="00132A16" w:rsidP="00132A16">
      <w:pPr>
        <w:pStyle w:val="NormalWeb"/>
        <w:numPr>
          <w:ilvl w:val="0"/>
          <w:numId w:val="31"/>
        </w:numPr>
      </w:pPr>
      <w:r>
        <w:t>Rule of thumb: baggage source in .V element determines active flight. For baggage source equal to L or T, active flight is in .F; For baggage source equal to X, active flight is in .I.</w:t>
      </w:r>
    </w:p>
    <w:p w14:paraId="2CD0CB4E" w14:textId="77777777" w:rsidR="00132A16" w:rsidRDefault="00132A16" w:rsidP="00132A16">
      <w:pPr>
        <w:pStyle w:val="NormalWeb"/>
        <w:numPr>
          <w:ilvl w:val="0"/>
          <w:numId w:val="31"/>
        </w:numPr>
      </w:pPr>
      <w:r>
        <w:t xml:space="preserve">Exception: BTM. Baggage source=T, active segment is in .I; (per upcoming </w:t>
      </w:r>
      <w:proofErr w:type="spellStart"/>
      <w:r>
        <w:t>Reflighting</w:t>
      </w:r>
      <w:proofErr w:type="spellEnd"/>
      <w:r>
        <w:t xml:space="preserve"> Reso 755: Baggage Source=E, active segment is in .F)</w:t>
      </w:r>
    </w:p>
    <w:p w14:paraId="611441C1" w14:textId="77777777" w:rsidR="00132A16" w:rsidRDefault="00132A16" w:rsidP="00132A16">
      <w:pPr>
        <w:pStyle w:val="Heading3"/>
        <w:rPr>
          <w:rFonts w:eastAsia="Times New Roman"/>
        </w:rPr>
      </w:pPr>
      <w:r>
        <w:rPr>
          <w:rFonts w:eastAsia="Times New Roman"/>
        </w:rPr>
        <w:t>Ignore RP1745 content outside business payload</w:t>
      </w:r>
    </w:p>
    <w:p w14:paraId="612B81D2" w14:textId="77777777" w:rsidR="00132A16" w:rsidRDefault="00132A16" w:rsidP="00132A16">
      <w:pPr>
        <w:pStyle w:val="NormalWeb"/>
        <w:numPr>
          <w:ilvl w:val="0"/>
          <w:numId w:val="32"/>
        </w:numPr>
      </w:pPr>
      <w:r>
        <w:t>RP1745 examples may include addressing (TTY to, from timestamp) and acknowledgment/encryption requests. These aspects are outside payload mapping exercise</w:t>
      </w:r>
    </w:p>
    <w:p w14:paraId="5D204707" w14:textId="77777777" w:rsidR="00132A16" w:rsidRDefault="00132A16" w:rsidP="00132A16">
      <w:pPr>
        <w:pStyle w:val="NormalWeb"/>
      </w:pPr>
      <w:r>
        <w:t>Table of content at each page with examples separates the samples in (typically)</w:t>
      </w:r>
    </w:p>
    <w:p w14:paraId="3A51CD68" w14:textId="77777777" w:rsidR="00132A16" w:rsidRDefault="00132A16" w:rsidP="00132A16">
      <w:pPr>
        <w:pStyle w:val="NormalWeb"/>
        <w:numPr>
          <w:ilvl w:val="0"/>
          <w:numId w:val="33"/>
        </w:numPr>
      </w:pPr>
      <w:r>
        <w:t>mapping is provided (Processed)</w:t>
      </w:r>
    </w:p>
    <w:p w14:paraId="6F41DDE7" w14:textId="77777777" w:rsidR="00132A16" w:rsidRDefault="00132A16" w:rsidP="00132A16">
      <w:pPr>
        <w:pStyle w:val="NormalWeb"/>
        <w:numPr>
          <w:ilvl w:val="0"/>
          <w:numId w:val="33"/>
        </w:numPr>
      </w:pPr>
      <w:r>
        <w:t>mapping will be provided pending completion of a change request (Pending Change Request)</w:t>
      </w:r>
    </w:p>
    <w:p w14:paraId="4CEADFED" w14:textId="77777777" w:rsidR="00132A16" w:rsidRDefault="00132A16" w:rsidP="00132A16">
      <w:pPr>
        <w:pStyle w:val="NormalWeb"/>
        <w:numPr>
          <w:ilvl w:val="0"/>
          <w:numId w:val="33"/>
        </w:numPr>
      </w:pPr>
      <w:r>
        <w:t>mapping is not provided -when page is ready- (Dropped as example) or mapping is not yet provided -work in progress- (To be Processed)</w:t>
      </w:r>
    </w:p>
    <w:p w14:paraId="0F914650" w14:textId="66A2DC09" w:rsidR="000F56C0" w:rsidRDefault="000F56C0" w:rsidP="000F56C0">
      <w:pPr>
        <w:pStyle w:val="Heading1"/>
        <w:rPr>
          <w:rFonts w:eastAsia="Times New Roman"/>
          <w:kern w:val="36"/>
          <w:sz w:val="48"/>
          <w:szCs w:val="48"/>
          <w14:ligatures w14:val="none"/>
        </w:rPr>
      </w:pPr>
      <w:r>
        <w:rPr>
          <w:rFonts w:eastAsia="Times New Roman"/>
        </w:rPr>
        <w:t>3.9 BTM examples</w:t>
      </w:r>
    </w:p>
    <w:p w14:paraId="73611B23" w14:textId="77777777" w:rsidR="000F56C0" w:rsidRDefault="000F56C0" w:rsidP="000F56C0">
      <w:pPr>
        <w:pStyle w:val="Heading2"/>
        <w:rPr>
          <w:rFonts w:eastAsia="Times New Roman"/>
        </w:rPr>
      </w:pPr>
      <w:r>
        <w:rPr>
          <w:rFonts w:eastAsia="Times New Roman"/>
        </w:rPr>
        <w:t>Processed</w:t>
      </w:r>
    </w:p>
    <w:p w14:paraId="6F5B0287" w14:textId="77777777" w:rsidR="000F56C0" w:rsidRDefault="000F56C0" w:rsidP="000F56C0">
      <w:pPr>
        <w:pStyle w:val="Heading4"/>
        <w:rPr>
          <w:rFonts w:eastAsia="Times New Roman"/>
        </w:rPr>
      </w:pPr>
      <w:r>
        <w:rPr>
          <w:rFonts w:eastAsia="Times New Roman"/>
          <w:color w:val="000000"/>
        </w:rPr>
        <w:t xml:space="preserve">3.9.1     Minimum Elements Required For A BTM </w:t>
      </w:r>
    </w:p>
    <w:p w14:paraId="117CD5C7" w14:textId="77777777" w:rsidR="000F56C0" w:rsidRDefault="000F56C0" w:rsidP="000F56C0">
      <w:pPr>
        <w:pStyle w:val="NormalWeb"/>
      </w:pPr>
      <w:r>
        <w:t>use case: Minimum content to notify party on bags in delivery to transfer station. Transfer station, In- and outbound flights, license plate and passenger name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51"/>
        <w:gridCol w:w="2888"/>
        <w:gridCol w:w="3671"/>
      </w:tblGrid>
      <w:tr w:rsidR="000F56C0" w14:paraId="00D599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21F9F2"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EC422" w14:textId="77777777" w:rsidR="000F56C0" w:rsidRDefault="000F56C0" w:rsidP="000F56C0">
            <w:pPr>
              <w:pStyle w:val="NormalWeb"/>
            </w:pPr>
            <w:r>
              <w:rPr>
                <w:color w:val="0747A6"/>
              </w:rPr>
              <w:t>Message Identifier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712B5" w14:textId="77777777" w:rsidR="000F56C0" w:rsidRDefault="000F56C0" w:rsidP="000F56C0"/>
        </w:tc>
      </w:tr>
      <w:tr w:rsidR="000F56C0" w14:paraId="25A194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5F2AC7"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F8CDD6" w14:textId="77777777" w:rsidR="000F56C0" w:rsidRDefault="000F56C0" w:rsidP="000F56C0">
            <w:pPr>
              <w:pStyle w:val="NormalWeb"/>
            </w:pPr>
            <w:r>
              <w:rPr>
                <w:color w:val="0747A6"/>
              </w:rPr>
              <w:t>Transfer baggage for 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D8343" w14:textId="77777777" w:rsidR="000F56C0" w:rsidRDefault="000F56C0" w:rsidP="000F56C0"/>
        </w:tc>
      </w:tr>
      <w:tr w:rsidR="000F56C0" w14:paraId="069291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D9592D" w14:textId="77777777" w:rsidR="000F56C0" w:rsidRDefault="000F56C0" w:rsidP="000F56C0">
            <w:pPr>
              <w:pStyle w:val="NormalWeb"/>
            </w:pPr>
            <w:r>
              <w:rPr>
                <w:color w:val="0747A6"/>
              </w:rPr>
              <w:t>.I/KL318/16APR/AMS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3EDA3B" w14:textId="77777777" w:rsidR="000F56C0" w:rsidRDefault="000F56C0" w:rsidP="000F56C0">
            <w:pPr>
              <w:pStyle w:val="NormalWeb"/>
            </w:pPr>
            <w:r>
              <w:rPr>
                <w:color w:val="0747A6"/>
              </w:rPr>
              <w:t>Inbound from AMS on KL318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46DCD4" w14:textId="77777777" w:rsidR="000F56C0" w:rsidRDefault="000F56C0" w:rsidP="000F56C0"/>
        </w:tc>
      </w:tr>
      <w:tr w:rsidR="000F56C0" w14:paraId="781D4A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DA1A3D" w14:textId="77777777" w:rsidR="000F56C0" w:rsidRDefault="000F56C0" w:rsidP="000F56C0">
            <w:pPr>
              <w:pStyle w:val="NormalWeb"/>
            </w:pPr>
            <w:r>
              <w:rPr>
                <w:color w:val="0747A6"/>
              </w:rPr>
              <w:t>.F/UA423/16APR/DEN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2D6A88" w14:textId="77777777" w:rsidR="000F56C0" w:rsidRDefault="000F56C0" w:rsidP="000F56C0">
            <w:pPr>
              <w:pStyle w:val="NormalWeb"/>
            </w:pPr>
            <w:r>
              <w:rPr>
                <w:color w:val="0747A6"/>
              </w:rPr>
              <w:t>Transfer to UA423 to DEN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5CAB1D" w14:textId="77777777" w:rsidR="000F56C0" w:rsidRDefault="000F56C0" w:rsidP="000F56C0"/>
        </w:tc>
      </w:tr>
      <w:tr w:rsidR="000F56C0" w14:paraId="059E96D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CD8CCD" w14:textId="77777777" w:rsidR="000F56C0" w:rsidRDefault="000F56C0" w:rsidP="000F56C0">
            <w:pPr>
              <w:pStyle w:val="NormalWeb"/>
            </w:pPr>
            <w:r>
              <w:rPr>
                <w:color w:val="0747A6"/>
              </w:rPr>
              <w:t>.N/0074123456003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9F54D6" w14:textId="77777777" w:rsidR="000F56C0" w:rsidRDefault="000F56C0" w:rsidP="000F56C0">
            <w:pPr>
              <w:pStyle w:val="NormalWeb"/>
            </w:pPr>
            <w:r>
              <w:rPr>
                <w:color w:val="0747A6"/>
              </w:rPr>
              <w:t xml:space="preserve">3 Bags starting with 0074123456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670B5" w14:textId="77777777" w:rsidR="000F56C0" w:rsidRDefault="000F56C0" w:rsidP="000F56C0">
            <w:pPr>
              <w:pStyle w:val="NormalWeb"/>
            </w:pPr>
            <w:r>
              <w:t>document splits to 3 events, one for each tag</w:t>
            </w:r>
          </w:p>
        </w:tc>
      </w:tr>
      <w:tr w:rsidR="000F56C0" w14:paraId="530699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E5E39" w14:textId="77777777" w:rsidR="000F56C0" w:rsidRDefault="000F56C0" w:rsidP="000F56C0">
            <w:pPr>
              <w:pStyle w:val="NormalWeb"/>
            </w:pPr>
            <w:r>
              <w:rPr>
                <w:color w:val="0747A6"/>
              </w:rPr>
              <w:t>.P/LECHLAK/D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1848E" w14:textId="77777777" w:rsidR="000F56C0" w:rsidRDefault="000F56C0" w:rsidP="000F56C0">
            <w:pPr>
              <w:pStyle w:val="NormalWeb"/>
            </w:pPr>
            <w:r>
              <w:rPr>
                <w:color w:val="0747A6"/>
              </w:rPr>
              <w:t>Passenger's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86F8E1" w14:textId="77777777" w:rsidR="000F56C0" w:rsidRDefault="000F56C0" w:rsidP="000F56C0"/>
        </w:tc>
      </w:tr>
      <w:tr w:rsidR="000F56C0" w14:paraId="690B43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3D401D" w14:textId="77777777" w:rsidR="000F56C0" w:rsidRDefault="000F56C0" w:rsidP="000F56C0">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1717A" w14:textId="77777777" w:rsidR="000F56C0" w:rsidRDefault="000F56C0" w:rsidP="000F56C0">
            <w:pPr>
              <w:pStyle w:val="NormalWeb"/>
            </w:pPr>
            <w:r>
              <w:rPr>
                <w:color w:val="0747A6"/>
              </w:rPr>
              <w:t>End of Message Identifier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FB201A" w14:textId="77777777" w:rsidR="000F56C0" w:rsidRDefault="000F56C0" w:rsidP="000F56C0"/>
        </w:tc>
      </w:tr>
    </w:tbl>
    <w:p w14:paraId="702BB50A" w14:textId="77777777" w:rsidR="000F56C0" w:rsidRDefault="000F56C0" w:rsidP="000F56C0">
      <w:pPr>
        <w:pStyle w:val="NormalWeb"/>
      </w:pPr>
      <w:r>
        <w:t>semantics: Carrier KL brings a bag to Chicago-airport and advises that -to KL-knowledge- this bag transfers to a United flight. License plate and passenger name are shared</w:t>
      </w:r>
    </w:p>
    <w:p w14:paraId="57CD36A5" w14:textId="77777777" w:rsidR="000F56C0" w:rsidRDefault="000F56C0" w:rsidP="000F56C0">
      <w:pPr>
        <w:pStyle w:val="NormalWeb"/>
      </w:pPr>
      <w:r>
        <w:t>analysis:</w:t>
      </w:r>
    </w:p>
    <w:p w14:paraId="76B63513" w14:textId="77777777" w:rsidR="000F56C0" w:rsidRDefault="000F56C0" w:rsidP="000F56C0">
      <w:pPr>
        <w:pStyle w:val="NormalWeb"/>
        <w:numPr>
          <w:ilvl w:val="0"/>
          <w:numId w:val="7"/>
        </w:numPr>
      </w:pPr>
      <w:r>
        <w:t xml:space="preserve">BTM purpose is to advise transferring </w:t>
      </w:r>
      <w:r>
        <w:rPr>
          <w:u w:val="single"/>
        </w:rPr>
        <w:t xml:space="preserve">bags </w:t>
      </w:r>
      <w:r>
        <w:t xml:space="preserve">at destination of this flight to </w:t>
      </w:r>
      <w:r>
        <w:rPr>
          <w:u w:val="single"/>
        </w:rPr>
        <w:t>other member</w:t>
      </w:r>
      <w:r>
        <w:t xml:space="preserve">. I.e. typically airline to airline notification. Hence BTM maps to </w:t>
      </w:r>
      <w:proofErr w:type="spellStart"/>
      <w:r>
        <w:t>BagNotifRQ</w:t>
      </w:r>
      <w:proofErr w:type="spellEnd"/>
    </w:p>
    <w:p w14:paraId="471F11A3" w14:textId="77777777" w:rsidR="000F56C0" w:rsidRDefault="000F56C0" w:rsidP="000F56C0">
      <w:pPr>
        <w:pStyle w:val="NormalWeb"/>
        <w:numPr>
          <w:ilvl w:val="0"/>
          <w:numId w:val="7"/>
        </w:numPr>
      </w:pPr>
      <w:r>
        <w:t xml:space="preserve">BTM .I is mandatory, </w:t>
      </w:r>
      <w:r>
        <w:rPr>
          <w:rStyle w:val="inline-comment-marker"/>
        </w:rPr>
        <w:t>.F is optional</w:t>
      </w:r>
      <w:r>
        <w:t>. The message is populated from perspective of the inbound flight. .I is the active segment and hence maps to Carrying Segment. .F maps to Onward Bag Segment (.O would map to Onward Bag Segment as well)</w:t>
      </w:r>
    </w:p>
    <w:p w14:paraId="0DF47E3F" w14:textId="77777777" w:rsidR="000F56C0" w:rsidRDefault="000F56C0" w:rsidP="000F56C0">
      <w:pPr>
        <w:pStyle w:val="NormalWeb"/>
        <w:numPr>
          <w:ilvl w:val="0"/>
          <w:numId w:val="7"/>
        </w:numPr>
      </w:pPr>
      <w:r>
        <w:t xml:space="preserve">.N license plate maps to the </w:t>
      </w:r>
      <w:proofErr w:type="spellStart"/>
      <w:r>
        <w:t>BagTag</w:t>
      </w:r>
      <w:proofErr w:type="spellEnd"/>
      <w:r>
        <w:t xml:space="preserve"> element</w:t>
      </w:r>
    </w:p>
    <w:p w14:paraId="779BFD2B" w14:textId="77777777" w:rsidR="000F56C0" w:rsidRDefault="000F56C0" w:rsidP="000F56C0">
      <w:pPr>
        <w:pStyle w:val="NormalWeb"/>
        <w:numPr>
          <w:ilvl w:val="0"/>
          <w:numId w:val="7"/>
        </w:numPr>
      </w:pPr>
      <w:r>
        <w:t>.P maps to the Owner element</w:t>
      </w:r>
    </w:p>
    <w:p w14:paraId="364C42FF" w14:textId="77777777" w:rsidR="000F56C0" w:rsidRDefault="000F56C0" w:rsidP="000F56C0">
      <w:pPr>
        <w:pStyle w:val="NormalWeb"/>
        <w:numPr>
          <w:ilvl w:val="0"/>
          <w:numId w:val="7"/>
        </w:numPr>
      </w:pPr>
      <w:r>
        <w:t>.V maps to Baggage Process element. Note Baggage Source=T is mapped to Baggage Process Code=F (arriving for transfer) to reflect .I (arriving flight) is the active transportation in this message</w:t>
      </w:r>
    </w:p>
    <w:p w14:paraId="26B30B87" w14:textId="77777777" w:rsidR="000F56C0" w:rsidRDefault="000F56C0" w:rsidP="000F56C0">
      <w:pPr>
        <w:pStyle w:val="NormalWeb"/>
      </w:pPr>
      <w:r>
        <w:t xml:space="preserve">result: </w:t>
      </w:r>
      <w:hyperlink r:id="rId8" w:history="1">
        <w:r>
          <w:rPr>
            <w:rStyle w:val="Hyperlink"/>
          </w:rPr>
          <w:t>3.9.1 BTM with minimum elements</w:t>
        </w:r>
      </w:hyperlink>
    </w:p>
    <w:p w14:paraId="3DCDFA2F" w14:textId="77777777" w:rsidR="000F56C0" w:rsidRDefault="000F56C0" w:rsidP="000F56C0">
      <w:pPr>
        <w:pStyle w:val="NormalWeb"/>
        <w:numPr>
          <w:ilvl w:val="0"/>
          <w:numId w:val="8"/>
        </w:numPr>
      </w:pPr>
      <w:r>
        <w:t xml:space="preserve">Note the sample message rendered in xml includes the same message rendered in </w:t>
      </w:r>
      <w:proofErr w:type="spellStart"/>
      <w:r>
        <w:t>tty</w:t>
      </w:r>
      <w:proofErr w:type="spellEnd"/>
      <w:r>
        <w:t>, and name of sample is taken from source RP</w:t>
      </w:r>
    </w:p>
    <w:p w14:paraId="2203A322" w14:textId="77777777" w:rsidR="000F56C0" w:rsidRDefault="000F56C0" w:rsidP="000F56C0">
      <w:pPr>
        <w:pStyle w:val="Heading4"/>
        <w:rPr>
          <w:rFonts w:eastAsia="Times New Roman"/>
        </w:rPr>
      </w:pPr>
      <w:r>
        <w:rPr>
          <w:rFonts w:eastAsia="Times New Roman"/>
          <w:color w:val="0747A6"/>
        </w:rPr>
        <w:t>3.9.2     Single Connection With Passenger Information</w:t>
      </w:r>
      <w:r>
        <w:rPr>
          <w:rFonts w:eastAsia="Times New Roman"/>
          <w:color w:val="000000"/>
        </w:rPr>
        <w:t xml:space="preserve"> </w:t>
      </w:r>
    </w:p>
    <w:p w14:paraId="009622D3" w14:textId="77777777" w:rsidR="000F56C0" w:rsidRDefault="000F56C0" w:rsidP="000F56C0">
      <w:pPr>
        <w:pStyle w:val="NormalWeb"/>
      </w:pPr>
      <w:r>
        <w:t>use case: Notify parties on transfer bag including some passenger information</w:t>
      </w:r>
    </w:p>
    <w:p w14:paraId="1AC2B978" w14:textId="77777777" w:rsidR="000F56C0" w:rsidRDefault="000F56C0" w:rsidP="000F56C0">
      <w:pPr>
        <w:pStyle w:val="NormalWeb"/>
      </w:pPr>
      <w:r>
        <w:t>Redaction: reduced to single bag, removed screening instruction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51"/>
        <w:gridCol w:w="3917"/>
      </w:tblGrid>
      <w:tr w:rsidR="000F56C0" w14:paraId="2A70608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51E8A4"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6BBD3" w14:textId="77777777" w:rsidR="000F56C0" w:rsidRDefault="000F56C0" w:rsidP="000F56C0">
            <w:pPr>
              <w:pStyle w:val="NormalWeb"/>
            </w:pPr>
            <w:r>
              <w:rPr>
                <w:color w:val="0747A6"/>
              </w:rPr>
              <w:t>Message Identifier</w:t>
            </w:r>
          </w:p>
        </w:tc>
      </w:tr>
      <w:tr w:rsidR="000F56C0" w14:paraId="7D5A8E3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3CA79"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EB5CF9" w14:textId="77777777" w:rsidR="000F56C0" w:rsidRDefault="000F56C0" w:rsidP="000F56C0">
            <w:pPr>
              <w:pStyle w:val="NormalWeb"/>
            </w:pPr>
            <w:r>
              <w:rPr>
                <w:color w:val="0747A6"/>
              </w:rPr>
              <w:t>Transfer baggage for ORD</w:t>
            </w:r>
          </w:p>
        </w:tc>
      </w:tr>
      <w:tr w:rsidR="000F56C0" w14:paraId="1AD574E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0E4140" w14:textId="77777777" w:rsidR="000F56C0" w:rsidRDefault="000F56C0" w:rsidP="000F56C0">
            <w:pPr>
              <w:pStyle w:val="NormalWeb"/>
            </w:pPr>
            <w:r>
              <w:rPr>
                <w:color w:val="0747A6"/>
              </w:rPr>
              <w:t>.I/KL318/16APR/AMS/J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E9FE81" w14:textId="77777777" w:rsidR="000F56C0" w:rsidRDefault="000F56C0" w:rsidP="000F56C0">
            <w:pPr>
              <w:pStyle w:val="NormalWeb"/>
            </w:pPr>
            <w:r>
              <w:rPr>
                <w:color w:val="0747A6"/>
              </w:rPr>
              <w:t>Inbound from AMS on KL318; J-Class</w:t>
            </w:r>
          </w:p>
        </w:tc>
      </w:tr>
      <w:tr w:rsidR="000F56C0" w14:paraId="49C613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38EAE" w14:textId="77777777" w:rsidR="000F56C0" w:rsidRDefault="000F56C0" w:rsidP="000F56C0">
            <w:pPr>
              <w:pStyle w:val="NormalWeb"/>
            </w:pPr>
            <w:r>
              <w:rPr>
                <w:color w:val="0747A6"/>
              </w:rPr>
              <w:t>.F/UA423/16APR/DEN/F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B54FDF" w14:textId="77777777" w:rsidR="000F56C0" w:rsidRDefault="000F56C0" w:rsidP="000F56C0">
            <w:pPr>
              <w:pStyle w:val="NormalWeb"/>
            </w:pPr>
            <w:r>
              <w:rPr>
                <w:color w:val="0747A6"/>
              </w:rPr>
              <w:t>Transfer to UA423 to DEN; F-Class</w:t>
            </w:r>
          </w:p>
        </w:tc>
      </w:tr>
      <w:tr w:rsidR="000F56C0" w14:paraId="3C3FEE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EF87C2" w14:textId="77777777" w:rsidR="000F56C0" w:rsidRDefault="000F56C0" w:rsidP="000F56C0">
            <w:pPr>
              <w:pStyle w:val="NormalWeb"/>
            </w:pPr>
            <w:r>
              <w:rPr>
                <w:color w:val="0747A6"/>
              </w:rPr>
              <w:t>.N/0074123512001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37F85D" w14:textId="77777777" w:rsidR="000F56C0" w:rsidRDefault="000F56C0" w:rsidP="000F56C0">
            <w:pPr>
              <w:pStyle w:val="NormalWeb"/>
            </w:pPr>
            <w:r>
              <w:rPr>
                <w:color w:val="0747A6"/>
              </w:rPr>
              <w:t xml:space="preserve">Bag 0074123512 </w:t>
            </w:r>
          </w:p>
        </w:tc>
      </w:tr>
      <w:tr w:rsidR="000F56C0" w14:paraId="0FF296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552F0" w14:textId="77777777" w:rsidR="000F56C0" w:rsidRDefault="000F56C0" w:rsidP="000F56C0">
            <w:pPr>
              <w:pStyle w:val="NormalWeb"/>
            </w:pPr>
            <w:r>
              <w:rPr>
                <w:color w:val="0747A6"/>
              </w:rPr>
              <w:t>.P/SMITH/TOMMR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BBB06" w14:textId="77777777" w:rsidR="000F56C0" w:rsidRDefault="000F56C0" w:rsidP="000F56C0">
            <w:pPr>
              <w:pStyle w:val="NormalWeb"/>
            </w:pPr>
            <w:r>
              <w:rPr>
                <w:color w:val="0747A6"/>
              </w:rPr>
              <w:t>Passenger's name</w:t>
            </w:r>
          </w:p>
        </w:tc>
      </w:tr>
      <w:tr w:rsidR="000F56C0" w14:paraId="74CD8B6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6CF6C" w14:textId="77777777" w:rsidR="000F56C0" w:rsidRDefault="000F56C0" w:rsidP="000F56C0">
            <w:pPr>
              <w:pStyle w:val="NormalWeb"/>
            </w:pPr>
            <w:r>
              <w:rPr>
                <w:color w:val="0747A6"/>
              </w:rPr>
              <w:t>.R/LATE CONX– 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0551A" w14:textId="77777777" w:rsidR="000F56C0" w:rsidRDefault="000F56C0" w:rsidP="000F56C0">
            <w:pPr>
              <w:pStyle w:val="NormalWeb"/>
            </w:pPr>
            <w:r>
              <w:rPr>
                <w:color w:val="0747A6"/>
              </w:rPr>
              <w:t>Internal airline data</w:t>
            </w:r>
          </w:p>
        </w:tc>
      </w:tr>
      <w:tr w:rsidR="000F56C0" w14:paraId="336CDC5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68E647" w14:textId="77777777" w:rsidR="000F56C0" w:rsidRDefault="000F56C0" w:rsidP="000F56C0">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56E3C6" w14:textId="77777777" w:rsidR="000F56C0" w:rsidRDefault="000F56C0" w:rsidP="000F56C0">
            <w:pPr>
              <w:pStyle w:val="NormalWeb"/>
            </w:pPr>
            <w:r>
              <w:rPr>
                <w:color w:val="0747A6"/>
              </w:rPr>
              <w:t>End of Message Identifier</w:t>
            </w:r>
          </w:p>
        </w:tc>
      </w:tr>
    </w:tbl>
    <w:p w14:paraId="724D3B3C" w14:textId="77777777" w:rsidR="000F56C0" w:rsidRDefault="000F56C0" w:rsidP="000F56C0">
      <w:pPr>
        <w:pStyle w:val="NormalWeb"/>
      </w:pPr>
      <w:r>
        <w:t>semantics: carrier KL advises it brings a bag to Chicago with expected transfer to United. The bag was in earlier transfer at departure of KL flight, with a late (tight) connection.</w:t>
      </w:r>
    </w:p>
    <w:p w14:paraId="17E659E5" w14:textId="77777777" w:rsidR="000F56C0" w:rsidRDefault="000F56C0" w:rsidP="000F56C0">
      <w:pPr>
        <w:pStyle w:val="NormalWeb"/>
      </w:pPr>
      <w:r>
        <w:t>analysis:</w:t>
      </w:r>
    </w:p>
    <w:p w14:paraId="7B136BA6" w14:textId="77777777" w:rsidR="000F56C0" w:rsidRDefault="000F56C0" w:rsidP="000F56C0">
      <w:pPr>
        <w:pStyle w:val="NormalWeb"/>
        <w:numPr>
          <w:ilvl w:val="0"/>
          <w:numId w:val="9"/>
        </w:numPr>
      </w:pPr>
      <w:r>
        <w:t>Same as 3.9.1 for majority of content</w:t>
      </w:r>
    </w:p>
    <w:p w14:paraId="3315A7C1" w14:textId="77777777" w:rsidR="000F56C0" w:rsidRDefault="000F56C0" w:rsidP="000F56C0">
      <w:pPr>
        <w:pStyle w:val="NormalWeb"/>
        <w:numPr>
          <w:ilvl w:val="0"/>
          <w:numId w:val="9"/>
        </w:numPr>
      </w:pPr>
      <w:r>
        <w:t>Two notes on risk of delay: late inbound connection at departure of active flight</w:t>
      </w:r>
    </w:p>
    <w:p w14:paraId="60D1790B" w14:textId="77777777" w:rsidR="000F56C0" w:rsidRDefault="000F56C0" w:rsidP="000F56C0">
      <w:pPr>
        <w:pStyle w:val="NormalWeb"/>
        <w:numPr>
          <w:ilvl w:val="0"/>
          <w:numId w:val="9"/>
        </w:numPr>
      </w:pPr>
      <w:r>
        <w:t>.R maps to Internal Airline Data element (i.e. cannot be conveyed in a standardized manner)</w:t>
      </w:r>
    </w:p>
    <w:p w14:paraId="5F1D8458" w14:textId="77777777" w:rsidR="000F56C0" w:rsidRDefault="000F56C0" w:rsidP="000F56C0">
      <w:pPr>
        <w:pStyle w:val="NormalWeb"/>
      </w:pPr>
      <w:r>
        <w:t xml:space="preserve">result: </w:t>
      </w:r>
      <w:hyperlink r:id="rId9" w:history="1">
        <w:r>
          <w:rPr>
            <w:rStyle w:val="Hyperlink"/>
          </w:rPr>
          <w:t xml:space="preserve">3.9.2 BTM with </w:t>
        </w:r>
        <w:proofErr w:type="spellStart"/>
        <w:r>
          <w:rPr>
            <w:rStyle w:val="Hyperlink"/>
          </w:rPr>
          <w:t>psgr</w:t>
        </w:r>
        <w:proofErr w:type="spellEnd"/>
        <w:r>
          <w:rPr>
            <w:rStyle w:val="Hyperlink"/>
          </w:rPr>
          <w:t xml:space="preserve"> information</w:t>
        </w:r>
      </w:hyperlink>
    </w:p>
    <w:p w14:paraId="0A6B0CA6" w14:textId="77777777" w:rsidR="000F56C0" w:rsidRDefault="000F56C0" w:rsidP="000F56C0">
      <w:pPr>
        <w:pStyle w:val="Heading4"/>
        <w:rPr>
          <w:rFonts w:eastAsia="Times New Roman"/>
        </w:rPr>
      </w:pPr>
      <w:r>
        <w:rPr>
          <w:rFonts w:eastAsia="Times New Roman"/>
          <w:color w:val="0747A6"/>
        </w:rPr>
        <w:t xml:space="preserve">3.9.3     Type-B Message; Expedite (RUSH) Baggage Details, With Acknowledgement Request </w:t>
      </w:r>
    </w:p>
    <w:p w14:paraId="47D0E644" w14:textId="77777777" w:rsidR="000F56C0" w:rsidRDefault="000F56C0" w:rsidP="000F56C0">
      <w:pPr>
        <w:pStyle w:val="NormalWeb"/>
      </w:pPr>
      <w:r>
        <w:t>use case:</w:t>
      </w:r>
    </w:p>
    <w:p w14:paraId="341E8DC1" w14:textId="77777777" w:rsidR="000F56C0" w:rsidRDefault="000F56C0" w:rsidP="000F56C0">
      <w:pPr>
        <w:pStyle w:val="NormalWeb"/>
      </w:pPr>
      <w:r>
        <w:t>Redaction: removed addressing, encryption, acknowledgement. Removed fake passenger name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24"/>
        <w:gridCol w:w="3996"/>
      </w:tblGrid>
      <w:tr w:rsidR="000F56C0" w14:paraId="2596B1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30F0CB"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9260C1" w14:textId="77777777" w:rsidR="000F56C0" w:rsidRDefault="000F56C0" w:rsidP="000F56C0">
            <w:pPr>
              <w:pStyle w:val="NormalWeb"/>
            </w:pPr>
            <w:r>
              <w:rPr>
                <w:color w:val="0747A6"/>
              </w:rPr>
              <w:t>Description:</w:t>
            </w:r>
          </w:p>
        </w:tc>
      </w:tr>
      <w:tr w:rsidR="000F56C0" w14:paraId="674BC7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15A00C"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A99F29" w14:textId="77777777" w:rsidR="000F56C0" w:rsidRDefault="000F56C0" w:rsidP="000F56C0">
            <w:pPr>
              <w:pStyle w:val="NormalWeb"/>
            </w:pPr>
            <w:r>
              <w:rPr>
                <w:color w:val="0747A6"/>
              </w:rPr>
              <w:t>Standard Message Identifier</w:t>
            </w:r>
          </w:p>
        </w:tc>
      </w:tr>
      <w:tr w:rsidR="000F56C0" w14:paraId="0937541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3450E1"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0FB8F5" w14:textId="77777777" w:rsidR="000F56C0" w:rsidRDefault="000F56C0" w:rsidP="000F56C0">
            <w:pPr>
              <w:pStyle w:val="NormalWeb"/>
            </w:pPr>
            <w:r>
              <w:rPr>
                <w:color w:val="0747A6"/>
              </w:rPr>
              <w:t>Transfer in ORD</w:t>
            </w:r>
          </w:p>
        </w:tc>
      </w:tr>
      <w:tr w:rsidR="000F56C0" w14:paraId="46A03FA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A1BBF7" w14:textId="77777777" w:rsidR="000F56C0" w:rsidRDefault="000F56C0" w:rsidP="000F56C0">
            <w:pPr>
              <w:pStyle w:val="NormalWeb"/>
            </w:pPr>
            <w:r>
              <w:rPr>
                <w:color w:val="0747A6"/>
              </w:rPr>
              <w:t>.I/KL318/16APR/AMS/J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B4C2C2" w14:textId="77777777" w:rsidR="000F56C0" w:rsidRDefault="000F56C0" w:rsidP="000F56C0">
            <w:pPr>
              <w:pStyle w:val="NormalWeb"/>
            </w:pPr>
            <w:r>
              <w:rPr>
                <w:color w:val="0747A6"/>
              </w:rPr>
              <w:t>Inbound from AMS on KL318; J-Class</w:t>
            </w:r>
          </w:p>
        </w:tc>
      </w:tr>
      <w:tr w:rsidR="000F56C0" w14:paraId="022FDA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6C5D5" w14:textId="77777777" w:rsidR="000F56C0" w:rsidRDefault="000F56C0" w:rsidP="000F56C0">
            <w:pPr>
              <w:pStyle w:val="NormalWeb"/>
            </w:pPr>
            <w:r>
              <w:rPr>
                <w:color w:val="0747A6"/>
              </w:rPr>
              <w:t>.F/UA061/16APR/IAH/Y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03FE3" w14:textId="77777777" w:rsidR="000F56C0" w:rsidRDefault="000F56C0" w:rsidP="000F56C0">
            <w:pPr>
              <w:pStyle w:val="NormalWeb"/>
            </w:pPr>
            <w:r>
              <w:rPr>
                <w:color w:val="0747A6"/>
              </w:rPr>
              <w:t>Transferring to UA061 to IAH; Y-Class</w:t>
            </w:r>
          </w:p>
        </w:tc>
      </w:tr>
      <w:tr w:rsidR="000F56C0" w14:paraId="02E09D7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E0536E" w14:textId="77777777" w:rsidR="000F56C0" w:rsidRDefault="000F56C0" w:rsidP="000F56C0">
            <w:pPr>
              <w:pStyle w:val="NormalWeb"/>
            </w:pPr>
            <w:r>
              <w:rPr>
                <w:color w:val="0747A6"/>
              </w:rPr>
              <w:t>.N/2074999777001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D4E46" w14:textId="77777777" w:rsidR="000F56C0" w:rsidRDefault="000F56C0" w:rsidP="000F56C0">
            <w:pPr>
              <w:pStyle w:val="NormalWeb"/>
            </w:pPr>
            <w:r>
              <w:rPr>
                <w:color w:val="0747A6"/>
              </w:rPr>
              <w:t>1 Bag tag; number 2074999777</w:t>
            </w:r>
          </w:p>
        </w:tc>
      </w:tr>
      <w:tr w:rsidR="000F56C0" w14:paraId="5AF0400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5438D" w14:textId="77777777" w:rsidR="000F56C0" w:rsidRDefault="000F56C0" w:rsidP="000F56C0">
            <w:pPr>
              <w:pStyle w:val="NormalWeb"/>
            </w:pPr>
            <w:r>
              <w:rPr>
                <w:color w:val="0747A6"/>
              </w:rPr>
              <w:t>.E/RUSH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FD8551" w14:textId="77777777" w:rsidR="000F56C0" w:rsidRDefault="000F56C0" w:rsidP="000F56C0">
            <w:pPr>
              <w:pStyle w:val="NormalWeb"/>
            </w:pPr>
            <w:r>
              <w:rPr>
                <w:color w:val="0747A6"/>
              </w:rPr>
              <w:t>Expedite baggage identification</w:t>
            </w:r>
          </w:p>
        </w:tc>
      </w:tr>
      <w:tr w:rsidR="000F56C0" w14:paraId="196C5C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D530F2" w14:textId="77777777" w:rsidR="000F56C0" w:rsidRDefault="000F56C0" w:rsidP="000F56C0">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39D0B" w14:textId="77777777" w:rsidR="000F56C0" w:rsidRDefault="000F56C0" w:rsidP="000F56C0">
            <w:pPr>
              <w:pStyle w:val="NormalWeb"/>
            </w:pPr>
            <w:r>
              <w:rPr>
                <w:color w:val="0747A6"/>
              </w:rPr>
              <w:t>End of Message Identifier</w:t>
            </w:r>
          </w:p>
        </w:tc>
      </w:tr>
    </w:tbl>
    <w:p w14:paraId="6D21B81A" w14:textId="77777777" w:rsidR="000F56C0" w:rsidRDefault="000F56C0" w:rsidP="000F56C0">
      <w:pPr>
        <w:pStyle w:val="NormalWeb"/>
      </w:pPr>
      <w:r>
        <w:t>semantics: Inbound carrier advises it is carrying a RUSH bag into Chicago airport with expected transfer to United</w:t>
      </w:r>
    </w:p>
    <w:p w14:paraId="41A0B1BC" w14:textId="77777777" w:rsidR="000F56C0" w:rsidRDefault="000F56C0" w:rsidP="000F56C0">
      <w:pPr>
        <w:pStyle w:val="NormalWeb"/>
      </w:pPr>
      <w:r>
        <w:t>analysis:</w:t>
      </w:r>
    </w:p>
    <w:p w14:paraId="4CCF4F8A" w14:textId="77777777" w:rsidR="000F56C0" w:rsidRDefault="000F56C0" w:rsidP="000F56C0">
      <w:pPr>
        <w:pStyle w:val="NormalWeb"/>
        <w:numPr>
          <w:ilvl w:val="0"/>
          <w:numId w:val="10"/>
        </w:numPr>
      </w:pPr>
      <w:r>
        <w:t>otherwise same as previous</w:t>
      </w:r>
    </w:p>
    <w:p w14:paraId="482B3D98" w14:textId="77777777" w:rsidR="000F56C0" w:rsidRDefault="000F56C0" w:rsidP="000F56C0">
      <w:pPr>
        <w:pStyle w:val="NormalWeb"/>
      </w:pPr>
      <w:r>
        <w:t xml:space="preserve">result: </w:t>
      </w:r>
      <w:hyperlink r:id="rId10" w:history="1">
        <w:r>
          <w:rPr>
            <w:rStyle w:val="Hyperlink"/>
          </w:rPr>
          <w:t>3.9.3 BTM expedite (RUSH) bag detail</w:t>
        </w:r>
      </w:hyperlink>
    </w:p>
    <w:p w14:paraId="3DE6CF9A" w14:textId="77777777" w:rsidR="000F56C0" w:rsidRDefault="000F56C0" w:rsidP="000F56C0">
      <w:pPr>
        <w:pStyle w:val="Heading4"/>
        <w:rPr>
          <w:rFonts w:eastAsia="Times New Roman"/>
        </w:rPr>
      </w:pPr>
      <w:r>
        <w:rPr>
          <w:rFonts w:eastAsia="Times New Roman"/>
          <w:color w:val="0747A6"/>
        </w:rPr>
        <w:t xml:space="preserve">3.9.4     Example of partitioned message with multiple connecting flights </w:t>
      </w:r>
    </w:p>
    <w:p w14:paraId="5AB7298D" w14:textId="77777777" w:rsidR="000F56C0" w:rsidRDefault="000F56C0" w:rsidP="000F56C0">
      <w:pPr>
        <w:pStyle w:val="NormalWeb"/>
      </w:pPr>
      <w:r>
        <w:t>Does not yield a sample</w:t>
      </w:r>
    </w:p>
    <w:p w14:paraId="3FC1E190" w14:textId="77777777" w:rsidR="000F56C0" w:rsidRDefault="000F56C0" w:rsidP="000F56C0">
      <w:pPr>
        <w:pStyle w:val="Heading4"/>
        <w:rPr>
          <w:rFonts w:eastAsia="Times New Roman"/>
        </w:rPr>
      </w:pPr>
      <w:r>
        <w:rPr>
          <w:rFonts w:eastAsia="Times New Roman"/>
          <w:color w:val="0747A6"/>
        </w:rPr>
        <w:t xml:space="preserve">3.9.5     Example of Multiple Usage </w:t>
      </w:r>
    </w:p>
    <w:p w14:paraId="0BF714E7" w14:textId="77777777" w:rsidR="000F56C0" w:rsidRDefault="000F56C0" w:rsidP="000F56C0">
      <w:pPr>
        <w:pStyle w:val="NormalWeb"/>
      </w:pPr>
      <w:r>
        <w:t>Use case: demonstrate multiple elements. Two onwards, two exceptions, two internal airline data</w:t>
      </w:r>
    </w:p>
    <w:p w14:paraId="20E98F40" w14:textId="77777777" w:rsidR="000F56C0" w:rsidRDefault="000F56C0" w:rsidP="000F56C0">
      <w:pPr>
        <w:pStyle w:val="NormalWeb"/>
      </w:pPr>
      <w:r>
        <w:t>Redaction: example truncated to single bag (first in original)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64"/>
        <w:gridCol w:w="5135"/>
      </w:tblGrid>
      <w:tr w:rsidR="000F56C0" w14:paraId="47415D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295FF8"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37F24" w14:textId="77777777" w:rsidR="000F56C0" w:rsidRDefault="000F56C0" w:rsidP="000F56C0">
            <w:pPr>
              <w:pStyle w:val="NormalWeb"/>
            </w:pPr>
            <w:r>
              <w:rPr>
                <w:color w:val="0747A6"/>
              </w:rPr>
              <w:t>Standard Message Identifier</w:t>
            </w:r>
          </w:p>
        </w:tc>
      </w:tr>
      <w:tr w:rsidR="000F56C0" w14:paraId="58D8227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BDECE6" w14:textId="77777777" w:rsidR="000F56C0" w:rsidRDefault="000F56C0" w:rsidP="000F56C0">
            <w:pPr>
              <w:pStyle w:val="NormalWeb"/>
            </w:pPr>
            <w:r>
              <w:rPr>
                <w:color w:val="0747A6"/>
              </w:rPr>
              <w:t>.V/1TEWR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6012E" w14:textId="77777777" w:rsidR="000F56C0" w:rsidRDefault="000F56C0" w:rsidP="000F56C0">
            <w:pPr>
              <w:pStyle w:val="NormalWeb"/>
            </w:pPr>
            <w:r>
              <w:rPr>
                <w:color w:val="0747A6"/>
              </w:rPr>
              <w:t>Transfer baggage at EWR</w:t>
            </w:r>
          </w:p>
        </w:tc>
      </w:tr>
      <w:tr w:rsidR="000F56C0" w14:paraId="688FC0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AE35FE" w14:textId="77777777" w:rsidR="000F56C0" w:rsidRDefault="000F56C0" w:rsidP="000F56C0">
            <w:pPr>
              <w:pStyle w:val="NormalWeb"/>
            </w:pPr>
            <w:r>
              <w:rPr>
                <w:color w:val="0747A6"/>
              </w:rPr>
              <w:t>.I/BA185/04FEB/LHR/F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5A5586" w14:textId="77777777" w:rsidR="000F56C0" w:rsidRDefault="000F56C0" w:rsidP="000F56C0">
            <w:pPr>
              <w:pStyle w:val="NormalWeb"/>
            </w:pPr>
            <w:r>
              <w:rPr>
                <w:color w:val="0747A6"/>
              </w:rPr>
              <w:t>Inbound flight BA185 from LHR; F-Class</w:t>
            </w:r>
          </w:p>
        </w:tc>
      </w:tr>
      <w:tr w:rsidR="000F56C0" w14:paraId="5A52A7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8CDA0" w14:textId="77777777" w:rsidR="000F56C0" w:rsidRDefault="000F56C0" w:rsidP="000F56C0">
            <w:pPr>
              <w:pStyle w:val="NormalWeb"/>
            </w:pPr>
            <w:r>
              <w:rPr>
                <w:color w:val="0747A6"/>
              </w:rPr>
              <w:t>.F/US675/04FEB/PIT/F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577D3" w14:textId="77777777" w:rsidR="000F56C0" w:rsidRDefault="000F56C0" w:rsidP="000F56C0">
            <w:pPr>
              <w:pStyle w:val="NormalWeb"/>
            </w:pPr>
            <w:r>
              <w:rPr>
                <w:color w:val="0747A6"/>
              </w:rPr>
              <w:t xml:space="preserve">A. Connecting to US675 to PIT; F-Class </w:t>
            </w:r>
          </w:p>
        </w:tc>
      </w:tr>
      <w:tr w:rsidR="000F56C0" w14:paraId="7F2D0C9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0CF24" w14:textId="77777777" w:rsidR="000F56C0" w:rsidRDefault="000F56C0" w:rsidP="000F56C0">
            <w:pPr>
              <w:pStyle w:val="NormalWeb"/>
            </w:pPr>
            <w:r>
              <w:rPr>
                <w:color w:val="0747A6"/>
              </w:rPr>
              <w:t>.N/0125455911001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47524C" w14:textId="77777777" w:rsidR="000F56C0" w:rsidRDefault="000F56C0" w:rsidP="000F56C0">
            <w:pPr>
              <w:pStyle w:val="NormalWeb"/>
            </w:pPr>
            <w:r>
              <w:rPr>
                <w:color w:val="0747A6"/>
              </w:rPr>
              <w:t>.N element identifies baggage for passenger Martin.</w:t>
            </w:r>
          </w:p>
        </w:tc>
      </w:tr>
      <w:tr w:rsidR="000F56C0" w14:paraId="6B3DB6C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49EF86" w14:textId="77777777" w:rsidR="000F56C0" w:rsidRDefault="000F56C0" w:rsidP="000F56C0">
            <w:pPr>
              <w:pStyle w:val="NormalWeb"/>
            </w:pPr>
            <w:r>
              <w:rPr>
                <w:color w:val="0747A6"/>
              </w:rPr>
              <w:t>.O/UA407/04FEB/ORD/F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76D7B2" w14:textId="77777777" w:rsidR="000F56C0" w:rsidRDefault="000F56C0" w:rsidP="000F56C0">
            <w:pPr>
              <w:pStyle w:val="NormalWeb"/>
            </w:pPr>
            <w:r>
              <w:rPr>
                <w:color w:val="0747A6"/>
              </w:rPr>
              <w:t> Onward flight information; F-Class</w:t>
            </w:r>
          </w:p>
        </w:tc>
      </w:tr>
      <w:tr w:rsidR="000F56C0" w14:paraId="54D36E7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9FEE2" w14:textId="77777777" w:rsidR="000F56C0" w:rsidRDefault="000F56C0" w:rsidP="000F56C0">
            <w:pPr>
              <w:pStyle w:val="NormalWeb"/>
            </w:pPr>
            <w:r>
              <w:rPr>
                <w:color w:val="0747A6"/>
              </w:rPr>
              <w:t>.O/UA5392/04FEB/MKE/Y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D3F10D" w14:textId="77777777" w:rsidR="000F56C0" w:rsidRDefault="000F56C0" w:rsidP="000F56C0">
            <w:pPr>
              <w:pStyle w:val="NormalWeb"/>
            </w:pPr>
            <w:r>
              <w:rPr>
                <w:color w:val="0747A6"/>
              </w:rPr>
              <w:t> Additional onward flight; Y-Class</w:t>
            </w:r>
          </w:p>
        </w:tc>
      </w:tr>
      <w:tr w:rsidR="000F56C0" w14:paraId="4621E3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41B6E7" w14:textId="77777777" w:rsidR="000F56C0" w:rsidRDefault="000F56C0" w:rsidP="000F56C0">
            <w:pPr>
              <w:pStyle w:val="NormalWeb"/>
            </w:pPr>
            <w:r>
              <w:rPr>
                <w:color w:val="0747A6"/>
              </w:rPr>
              <w:t>.P/1MARTIN/J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12966E" w14:textId="77777777" w:rsidR="000F56C0" w:rsidRDefault="000F56C0" w:rsidP="000F56C0">
            <w:pPr>
              <w:pStyle w:val="NormalWeb"/>
            </w:pPr>
            <w:r>
              <w:rPr>
                <w:color w:val="0747A6"/>
              </w:rPr>
              <w:t> Passenger's name</w:t>
            </w:r>
          </w:p>
        </w:tc>
      </w:tr>
      <w:tr w:rsidR="000F56C0" w14:paraId="18A932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41536" w14:textId="77777777" w:rsidR="000F56C0" w:rsidRDefault="000F56C0" w:rsidP="000F56C0">
            <w:pPr>
              <w:pStyle w:val="NormalWeb"/>
            </w:pPr>
            <w:r>
              <w:rPr>
                <w:color w:val="0747A6"/>
              </w:rPr>
              <w:t>.Y/BA296891/GOLD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E8A36" w14:textId="77777777" w:rsidR="000F56C0" w:rsidRDefault="000F56C0" w:rsidP="000F56C0">
            <w:pPr>
              <w:pStyle w:val="NormalWeb"/>
            </w:pPr>
            <w:r>
              <w:rPr>
                <w:color w:val="0747A6"/>
              </w:rPr>
              <w:t xml:space="preserve"> Frequent </w:t>
            </w:r>
            <w:proofErr w:type="spellStart"/>
            <w:r>
              <w:rPr>
                <w:color w:val="0747A6"/>
              </w:rPr>
              <w:t>traveler</w:t>
            </w:r>
            <w:proofErr w:type="spellEnd"/>
            <w:r>
              <w:rPr>
                <w:color w:val="0747A6"/>
              </w:rPr>
              <w:t xml:space="preserve"> number</w:t>
            </w:r>
          </w:p>
        </w:tc>
      </w:tr>
      <w:tr w:rsidR="000F56C0" w14:paraId="403A68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FF6BC4" w14:textId="77777777" w:rsidR="000F56C0" w:rsidRDefault="000F56C0" w:rsidP="000F56C0">
            <w:pPr>
              <w:pStyle w:val="NormalWeb"/>
            </w:pPr>
            <w:r>
              <w:rPr>
                <w:color w:val="0747A6"/>
              </w:rPr>
              <w:t>.C/SUNSHINE TOURS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60995" w14:textId="77777777" w:rsidR="000F56C0" w:rsidRDefault="000F56C0" w:rsidP="000F56C0">
            <w:pPr>
              <w:pStyle w:val="NormalWeb"/>
            </w:pPr>
            <w:r>
              <w:rPr>
                <w:color w:val="0747A6"/>
              </w:rPr>
              <w:t> Corporate or group name</w:t>
            </w:r>
          </w:p>
        </w:tc>
      </w:tr>
      <w:tr w:rsidR="000F56C0" w14:paraId="5C67FE7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CCB79D" w14:textId="77777777" w:rsidR="000F56C0" w:rsidRDefault="000F56C0" w:rsidP="000F56C0">
            <w:pPr>
              <w:pStyle w:val="NormalWeb"/>
            </w:pPr>
            <w:r>
              <w:rPr>
                <w:color w:val="0747A6"/>
              </w:rPr>
              <w:t>.E/TOUR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ACD4AF" w14:textId="77777777" w:rsidR="000F56C0" w:rsidRDefault="000F56C0" w:rsidP="000F56C0">
            <w:pPr>
              <w:pStyle w:val="NormalWeb"/>
            </w:pPr>
            <w:r>
              <w:rPr>
                <w:color w:val="0747A6"/>
              </w:rPr>
              <w:t> Exception data</w:t>
            </w:r>
          </w:p>
        </w:tc>
      </w:tr>
      <w:tr w:rsidR="000F56C0" w14:paraId="709A2D2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99DA3F" w14:textId="77777777" w:rsidR="000F56C0" w:rsidRDefault="000F56C0" w:rsidP="000F56C0">
            <w:pPr>
              <w:pStyle w:val="NormalWeb"/>
            </w:pPr>
            <w:r>
              <w:rPr>
                <w:color w:val="0747A6"/>
              </w:rPr>
              <w:t>.E/VIP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567382" w14:textId="77777777" w:rsidR="000F56C0" w:rsidRDefault="000F56C0" w:rsidP="000F56C0">
            <w:pPr>
              <w:pStyle w:val="NormalWeb"/>
            </w:pPr>
            <w:r>
              <w:rPr>
                <w:color w:val="0747A6"/>
              </w:rPr>
              <w:t> Multiple occurrences of the .E element</w:t>
            </w:r>
          </w:p>
        </w:tc>
      </w:tr>
      <w:tr w:rsidR="000F56C0" w14:paraId="4D1D3DE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2EC5C" w14:textId="77777777" w:rsidR="000F56C0" w:rsidRDefault="000F56C0" w:rsidP="000F56C0">
            <w:pPr>
              <w:pStyle w:val="NormalWeb"/>
            </w:pPr>
            <w:r>
              <w:rPr>
                <w:color w:val="0747A6"/>
              </w:rPr>
              <w:t>.R/FREE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F27272" w14:textId="77777777" w:rsidR="000F56C0" w:rsidRDefault="000F56C0" w:rsidP="000F56C0">
            <w:pPr>
              <w:pStyle w:val="NormalWeb"/>
            </w:pPr>
            <w:r>
              <w:rPr>
                <w:color w:val="0747A6"/>
              </w:rPr>
              <w:t> Internal airline data</w:t>
            </w:r>
          </w:p>
        </w:tc>
      </w:tr>
      <w:tr w:rsidR="000F56C0" w14:paraId="31B1E03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CB37D" w14:textId="77777777" w:rsidR="000F56C0" w:rsidRDefault="000F56C0" w:rsidP="000F56C0">
            <w:pPr>
              <w:pStyle w:val="NormalWeb"/>
            </w:pPr>
            <w:r>
              <w:rPr>
                <w:color w:val="0747A6"/>
              </w:rPr>
              <w:t>.R/MORE FREE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DEBAD2" w14:textId="77777777" w:rsidR="000F56C0" w:rsidRDefault="000F56C0" w:rsidP="000F56C0">
            <w:pPr>
              <w:pStyle w:val="NormalWeb"/>
            </w:pPr>
            <w:r>
              <w:rPr>
                <w:color w:val="0747A6"/>
              </w:rPr>
              <w:t> Multiple occurrences of the .R element</w:t>
            </w:r>
          </w:p>
        </w:tc>
      </w:tr>
      <w:tr w:rsidR="000F56C0" w14:paraId="30932D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41E63" w14:textId="77777777" w:rsidR="000F56C0" w:rsidRDefault="000F56C0" w:rsidP="000F56C0">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3E8579" w14:textId="77777777" w:rsidR="000F56C0" w:rsidRDefault="000F56C0" w:rsidP="000F56C0">
            <w:pPr>
              <w:pStyle w:val="NormalWeb"/>
            </w:pPr>
            <w:r>
              <w:rPr>
                <w:color w:val="0747A6"/>
              </w:rPr>
              <w:t>End of Message Identifier</w:t>
            </w:r>
          </w:p>
        </w:tc>
      </w:tr>
    </w:tbl>
    <w:p w14:paraId="194D1574" w14:textId="77777777" w:rsidR="000F56C0" w:rsidRDefault="000F56C0" w:rsidP="000F56C0">
      <w:pPr>
        <w:pStyle w:val="NormalWeb"/>
      </w:pPr>
      <w:r>
        <w:t>semantics: carrier BA flies onto New York and brings a bag with transfer to (now defunct) US airways and two onwards on United. The passenger is qualified with loyalty membership, being part of a tour, being recognized as VIP, for departure in London</w:t>
      </w:r>
    </w:p>
    <w:p w14:paraId="3D3CCC6C" w14:textId="77777777" w:rsidR="000F56C0" w:rsidRDefault="000F56C0" w:rsidP="000F56C0">
      <w:pPr>
        <w:pStyle w:val="NormalWeb"/>
      </w:pPr>
      <w:r>
        <w:t>analysis: no special constructs, just an add-on to the previous examples</w:t>
      </w:r>
    </w:p>
    <w:p w14:paraId="607B176F" w14:textId="77777777" w:rsidR="000F56C0" w:rsidRDefault="000F56C0" w:rsidP="000F56C0">
      <w:pPr>
        <w:pStyle w:val="NormalWeb"/>
      </w:pPr>
      <w:r>
        <w:t xml:space="preserve">result: </w:t>
      </w:r>
      <w:hyperlink r:id="rId11" w:history="1">
        <w:r>
          <w:rPr>
            <w:rStyle w:val="Hyperlink"/>
          </w:rPr>
          <w:t>3.9.5 BTM Multiple Usage of Elements</w:t>
        </w:r>
      </w:hyperlink>
    </w:p>
    <w:p w14:paraId="6D3EF31C" w14:textId="77777777" w:rsidR="000F56C0" w:rsidRDefault="000F56C0" w:rsidP="000F56C0">
      <w:pPr>
        <w:pStyle w:val="Heading4"/>
        <w:rPr>
          <w:rFonts w:eastAsia="Times New Roman"/>
        </w:rPr>
      </w:pPr>
      <w:r>
        <w:rPr>
          <w:rFonts w:eastAsia="Times New Roman"/>
          <w:color w:val="0747A6"/>
        </w:rPr>
        <w:t xml:space="preserve">3.9.6     Example of a BTM to </w:t>
      </w:r>
      <w:r>
        <w:rPr>
          <w:rStyle w:val="inline-comment-marker"/>
          <w:rFonts w:eastAsia="Times New Roman"/>
          <w:color w:val="0747A6"/>
        </w:rPr>
        <w:t xml:space="preserve">delete a record </w:t>
      </w:r>
      <w:r>
        <w:rPr>
          <w:rFonts w:eastAsia="Times New Roman"/>
          <w:color w:val="0747A6"/>
        </w:rPr>
        <w:t>at JFK by SR</w:t>
      </w:r>
    </w:p>
    <w:p w14:paraId="230167B1" w14:textId="77777777" w:rsidR="000F56C0" w:rsidRDefault="000F56C0" w:rsidP="000F56C0">
      <w:pPr>
        <w:pStyle w:val="NormalWeb"/>
      </w:pPr>
      <w:r>
        <w:t>use case: remove or mark as passive a record in other system</w:t>
      </w:r>
    </w:p>
    <w:p w14:paraId="07F3C825" w14:textId="77777777" w:rsidR="000F56C0" w:rsidRDefault="000F56C0" w:rsidP="000F56C0">
      <w:pPr>
        <w:pStyle w:val="NormalWeb"/>
      </w:pPr>
      <w:r>
        <w:t>Redaction: remove encryption details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24"/>
        <w:gridCol w:w="3030"/>
      </w:tblGrid>
      <w:tr w:rsidR="000F56C0" w14:paraId="0F63CB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51FAED"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141484" w14:textId="77777777" w:rsidR="000F56C0" w:rsidRDefault="000F56C0" w:rsidP="000F56C0">
            <w:pPr>
              <w:pStyle w:val="NormalWeb"/>
            </w:pPr>
            <w:r>
              <w:rPr>
                <w:color w:val="0747A6"/>
              </w:rPr>
              <w:t>Standard Message Identifier</w:t>
            </w:r>
          </w:p>
        </w:tc>
      </w:tr>
      <w:tr w:rsidR="000F56C0" w14:paraId="0625189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6FC55" w14:textId="77777777" w:rsidR="000F56C0" w:rsidRDefault="000F56C0" w:rsidP="000F56C0">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BB0114" w14:textId="77777777" w:rsidR="000F56C0" w:rsidRDefault="000F56C0" w:rsidP="000F56C0">
            <w:pPr>
              <w:pStyle w:val="NormalWeb"/>
            </w:pPr>
            <w:r>
              <w:rPr>
                <w:color w:val="0747A6"/>
              </w:rPr>
              <w:t>Delete Function</w:t>
            </w:r>
          </w:p>
        </w:tc>
      </w:tr>
      <w:tr w:rsidR="000F56C0" w14:paraId="0E6AEEA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2D0570" w14:textId="77777777" w:rsidR="000F56C0" w:rsidRDefault="000F56C0" w:rsidP="000F56C0">
            <w:pPr>
              <w:pStyle w:val="NormalWeb"/>
            </w:pPr>
            <w:r>
              <w:rPr>
                <w:color w:val="0747A6"/>
              </w:rP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67673" w14:textId="77777777" w:rsidR="000F56C0" w:rsidRDefault="000F56C0" w:rsidP="000F56C0">
            <w:pPr>
              <w:pStyle w:val="NormalWeb"/>
            </w:pPr>
            <w:r>
              <w:rPr>
                <w:color w:val="0747A6"/>
              </w:rPr>
              <w:t>Version; Transfer bag at JFK</w:t>
            </w:r>
          </w:p>
        </w:tc>
      </w:tr>
      <w:tr w:rsidR="000F56C0" w14:paraId="0624C04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30E9B" w14:textId="77777777" w:rsidR="000F56C0" w:rsidRDefault="000F56C0" w:rsidP="000F56C0">
            <w:pPr>
              <w:pStyle w:val="NormalWeb"/>
            </w:pPr>
            <w:r>
              <w:rPr>
                <w:color w:val="0747A6"/>
              </w:rPr>
              <w:t>.I/SR101/18APR/JFK/C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42D26" w14:textId="77777777" w:rsidR="000F56C0" w:rsidRDefault="000F56C0" w:rsidP="000F56C0">
            <w:pPr>
              <w:pStyle w:val="NormalWeb"/>
            </w:pPr>
            <w:r>
              <w:rPr>
                <w:color w:val="0747A6"/>
              </w:rPr>
              <w:t>Inbound from ZRH on SR101</w:t>
            </w:r>
          </w:p>
        </w:tc>
      </w:tr>
      <w:tr w:rsidR="000F56C0" w14:paraId="37F1A87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F23E56" w14:textId="77777777" w:rsidR="000F56C0" w:rsidRDefault="000F56C0" w:rsidP="000F56C0">
            <w:pPr>
              <w:pStyle w:val="NormalWeb"/>
            </w:pPr>
            <w:r>
              <w:rPr>
                <w:color w:val="0747A6"/>
              </w:rPr>
              <w:t>.F/DL671/18APR/ATL/C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E4674" w14:textId="77777777" w:rsidR="000F56C0" w:rsidRDefault="000F56C0" w:rsidP="000F56C0">
            <w:pPr>
              <w:pStyle w:val="NormalWeb"/>
            </w:pPr>
            <w:r>
              <w:rPr>
                <w:color w:val="0747A6"/>
              </w:rPr>
              <w:t xml:space="preserve">Transfer to DL671 to ATL </w:t>
            </w:r>
          </w:p>
        </w:tc>
      </w:tr>
      <w:tr w:rsidR="000F56C0" w14:paraId="569C61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D95671" w14:textId="77777777" w:rsidR="000F56C0" w:rsidRDefault="000F56C0" w:rsidP="000F56C0">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D60C22" w14:textId="77777777" w:rsidR="000F56C0" w:rsidRDefault="000F56C0" w:rsidP="000F56C0">
            <w:pPr>
              <w:pStyle w:val="NormalWeb"/>
            </w:pPr>
            <w:r>
              <w:rPr>
                <w:color w:val="0747A6"/>
              </w:rPr>
              <w:t>Bag Tag Number</w:t>
            </w:r>
          </w:p>
        </w:tc>
      </w:tr>
      <w:tr w:rsidR="000F56C0" w14:paraId="32508E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33E3C" w14:textId="77777777" w:rsidR="000F56C0" w:rsidRDefault="000F56C0" w:rsidP="000F56C0">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876C3F" w14:textId="77777777" w:rsidR="000F56C0" w:rsidRDefault="000F56C0" w:rsidP="000F56C0">
            <w:pPr>
              <w:pStyle w:val="NormalWeb"/>
            </w:pPr>
            <w:r>
              <w:rPr>
                <w:color w:val="0747A6"/>
              </w:rPr>
              <w:t>End of Message Identifier</w:t>
            </w:r>
          </w:p>
        </w:tc>
      </w:tr>
    </w:tbl>
    <w:p w14:paraId="577E1188" w14:textId="77777777" w:rsidR="000F56C0" w:rsidRDefault="000F56C0" w:rsidP="000F56C0">
      <w:pPr>
        <w:pStyle w:val="NormalWeb"/>
      </w:pPr>
      <w:r>
        <w:t>semantics: BTM-DEL requests receiver to remove or archive a bag from its administration.</w:t>
      </w:r>
    </w:p>
    <w:p w14:paraId="1A737F53" w14:textId="77777777" w:rsidR="000F56C0" w:rsidRDefault="000F56C0" w:rsidP="000F56C0">
      <w:pPr>
        <w:pStyle w:val="NormalWeb"/>
      </w:pPr>
      <w:r>
        <w:t>analysis: Delete Function maps to Segment Security Control element in BIX, otherwise no new functionality</w:t>
      </w:r>
    </w:p>
    <w:p w14:paraId="5BE862BA" w14:textId="77777777" w:rsidR="000F56C0" w:rsidRDefault="000F56C0" w:rsidP="000F56C0">
      <w:pPr>
        <w:pStyle w:val="NormalWeb"/>
      </w:pPr>
      <w:r>
        <w:t xml:space="preserve">result: </w:t>
      </w:r>
      <w:hyperlink r:id="rId12" w:history="1">
        <w:r>
          <w:rPr>
            <w:rStyle w:val="Hyperlink"/>
          </w:rPr>
          <w:t>3.9.6 BTM to delete a record in a BHS or BRS at JFK</w:t>
        </w:r>
      </w:hyperlink>
    </w:p>
    <w:p w14:paraId="7D204FA9" w14:textId="77777777" w:rsidR="000F56C0" w:rsidRDefault="000F56C0" w:rsidP="000F56C0">
      <w:pPr>
        <w:pStyle w:val="Heading4"/>
        <w:rPr>
          <w:rFonts w:eastAsia="Times New Roman"/>
        </w:rPr>
      </w:pPr>
      <w:r>
        <w:rPr>
          <w:rFonts w:eastAsia="Times New Roman"/>
          <w:color w:val="0747A6"/>
        </w:rPr>
        <w:t xml:space="preserve">3.9.9     Example of BTM in the Intermodal Receipt/Intermodal Delivery Process </w:t>
      </w:r>
    </w:p>
    <w:p w14:paraId="5B9CFB48" w14:textId="77777777" w:rsidR="000F56C0" w:rsidRDefault="000F56C0" w:rsidP="000F56C0">
      <w:pPr>
        <w:pStyle w:val="NormalWeb"/>
      </w:pPr>
      <w:r>
        <w:t>use case: train to air transfer where rail transporter has custody of bag</w:t>
      </w:r>
    </w:p>
    <w:p w14:paraId="3060E0C9" w14:textId="77777777" w:rsidR="000F56C0" w:rsidRDefault="000F56C0" w:rsidP="000F56C0">
      <w:pPr>
        <w:pStyle w:val="NormalWeb"/>
      </w:pPr>
      <w:r>
        <w:t xml:space="preserve">Redaction: locations updated, train journey to Amsterdam over Brussels. Remote collection in London removed as unrealistic information for a Brussels departure. Same for </w:t>
      </w:r>
      <w:proofErr w:type="spellStart"/>
      <w:r>
        <w:t>bagtag</w:t>
      </w:r>
      <w:proofErr w:type="spellEnd"/>
      <w:r>
        <w:t xml:space="preserve"> printer.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44"/>
        <w:gridCol w:w="4403"/>
      </w:tblGrid>
      <w:tr w:rsidR="000F56C0" w14:paraId="27EF37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9C3A84"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D95F8" w14:textId="77777777" w:rsidR="000F56C0" w:rsidRDefault="000F56C0" w:rsidP="000F56C0">
            <w:pPr>
              <w:pStyle w:val="NormalWeb"/>
            </w:pPr>
            <w:r>
              <w:rPr>
                <w:color w:val="0747A6"/>
              </w:rPr>
              <w:t>Standard Message Identifier</w:t>
            </w:r>
          </w:p>
        </w:tc>
      </w:tr>
      <w:tr w:rsidR="000F56C0" w14:paraId="5A1BEF9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FF5C7" w14:textId="77777777" w:rsidR="000F56C0" w:rsidRDefault="000F56C0" w:rsidP="000F56C0">
            <w:pPr>
              <w:pStyle w:val="NormalWeb"/>
            </w:pPr>
            <w:r>
              <w:rPr>
                <w:color w:val="0747A6"/>
              </w:rPr>
              <w:t xml:space="preserve">.V/1TAMS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4A5DC" w14:textId="77777777" w:rsidR="000F56C0" w:rsidRDefault="000F56C0" w:rsidP="000F56C0">
            <w:pPr>
              <w:pStyle w:val="NormalWeb"/>
            </w:pPr>
            <w:r>
              <w:rPr>
                <w:color w:val="0747A6"/>
              </w:rPr>
              <w:t>Transfer baggage at AMS</w:t>
            </w:r>
          </w:p>
        </w:tc>
      </w:tr>
      <w:tr w:rsidR="000F56C0" w14:paraId="1623248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2773F" w14:textId="77777777" w:rsidR="000F56C0" w:rsidRDefault="000F56C0" w:rsidP="000F56C0">
            <w:pPr>
              <w:pStyle w:val="NormalWeb"/>
            </w:pPr>
            <w:r>
              <w:rPr>
                <w:color w:val="0747A6"/>
              </w:rPr>
              <w:t xml:space="preserve">.I/YY1234/01APR/ZYR/Y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5A977" w14:textId="77777777" w:rsidR="000F56C0" w:rsidRDefault="000F56C0" w:rsidP="000F56C0">
            <w:pPr>
              <w:pStyle w:val="NormalWeb"/>
            </w:pPr>
            <w:r>
              <w:rPr>
                <w:color w:val="0747A6"/>
              </w:rPr>
              <w:t>Inbound from train station ZYR on YY1234</w:t>
            </w:r>
          </w:p>
        </w:tc>
      </w:tr>
      <w:tr w:rsidR="000F56C0" w14:paraId="64F59C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E2BC2" w14:textId="77777777" w:rsidR="000F56C0" w:rsidRDefault="000F56C0" w:rsidP="000F56C0">
            <w:pPr>
              <w:pStyle w:val="NormalWeb"/>
            </w:pPr>
            <w:r>
              <w:rPr>
                <w:color w:val="0747A6"/>
              </w:rPr>
              <w:t xml:space="preserve">.F/KL753/01APR/CUR/M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2198F4" w14:textId="77777777" w:rsidR="000F56C0" w:rsidRDefault="000F56C0" w:rsidP="000F56C0">
            <w:pPr>
              <w:pStyle w:val="NormalWeb"/>
            </w:pPr>
            <w:r>
              <w:rPr>
                <w:color w:val="0747A6"/>
              </w:rPr>
              <w:t>Transfer to KL 753 to CUR</w:t>
            </w:r>
          </w:p>
        </w:tc>
      </w:tr>
      <w:tr w:rsidR="000F56C0" w14:paraId="60BDBF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40493" w14:textId="77777777" w:rsidR="000F56C0" w:rsidRDefault="000F56C0" w:rsidP="000F56C0">
            <w:pPr>
              <w:pStyle w:val="NormalWeb"/>
            </w:pPr>
            <w:r>
              <w:rPr>
                <w:color w:val="0747A6"/>
              </w:rPr>
              <w:t xml:space="preserve">.N/0016444010001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04117" w14:textId="77777777" w:rsidR="000F56C0" w:rsidRDefault="000F56C0" w:rsidP="000F56C0">
            <w:pPr>
              <w:pStyle w:val="NormalWeb"/>
            </w:pPr>
            <w:r>
              <w:rPr>
                <w:color w:val="0747A6"/>
              </w:rPr>
              <w:t>1 Bag Tag; number 0016444010</w:t>
            </w:r>
          </w:p>
        </w:tc>
      </w:tr>
      <w:tr w:rsidR="000F56C0" w14:paraId="0E538A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AFBF6" w14:textId="77777777" w:rsidR="000F56C0" w:rsidRDefault="000F56C0" w:rsidP="000F56C0">
            <w:pPr>
              <w:pStyle w:val="NormalWeb"/>
            </w:pPr>
            <w:r>
              <w:rPr>
                <w:color w:val="0747A6"/>
              </w:rPr>
              <w:t xml:space="preserve">.P/LOWRY/K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10F45" w14:textId="77777777" w:rsidR="000F56C0" w:rsidRDefault="000F56C0" w:rsidP="000F56C0">
            <w:pPr>
              <w:pStyle w:val="NormalWeb"/>
            </w:pPr>
            <w:r>
              <w:rPr>
                <w:color w:val="0747A6"/>
              </w:rPr>
              <w:t>Passenger Name: Lowry</w:t>
            </w:r>
          </w:p>
        </w:tc>
      </w:tr>
      <w:tr w:rsidR="000F56C0" w14:paraId="7C3C992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E41992"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5D1C1" w14:textId="77777777" w:rsidR="000F56C0" w:rsidRDefault="000F56C0" w:rsidP="000F56C0">
            <w:pPr>
              <w:pStyle w:val="NormalWeb"/>
            </w:pPr>
            <w:r>
              <w:rPr>
                <w:color w:val="0747A6"/>
              </w:rPr>
              <w:t>End of Message Identifier</w:t>
            </w:r>
          </w:p>
        </w:tc>
      </w:tr>
    </w:tbl>
    <w:p w14:paraId="3BCD38CD" w14:textId="77777777" w:rsidR="000F56C0" w:rsidRDefault="000F56C0" w:rsidP="000F56C0">
      <w:pPr>
        <w:pStyle w:val="NormalWeb"/>
      </w:pPr>
      <w:r>
        <w:t>semantics: This message shows rail transport presented as a flight, and assumes the rail-carrier is able to send BTM.</w:t>
      </w:r>
    </w:p>
    <w:p w14:paraId="4B08E837" w14:textId="77777777" w:rsidR="000F56C0" w:rsidRDefault="000F56C0" w:rsidP="000F56C0">
      <w:pPr>
        <w:pStyle w:val="NormalWeb"/>
      </w:pPr>
      <w:r>
        <w:t>analysis: train ride represented as flight, same approach in BIX. Mapping itself is trivial</w:t>
      </w:r>
    </w:p>
    <w:p w14:paraId="2FC1545B" w14:textId="77777777" w:rsidR="000F56C0" w:rsidRDefault="000F56C0" w:rsidP="000F56C0">
      <w:pPr>
        <w:pStyle w:val="NormalWeb"/>
      </w:pPr>
      <w:r>
        <w:t xml:space="preserve">result: </w:t>
      </w:r>
      <w:hyperlink r:id="rId13" w:history="1">
        <w:r>
          <w:rPr>
            <w:rStyle w:val="Hyperlink"/>
          </w:rPr>
          <w:t xml:space="preserve">3.9.9 BTM Intermodal </w:t>
        </w:r>
        <w:proofErr w:type="spellStart"/>
        <w:r>
          <w:rPr>
            <w:rStyle w:val="Hyperlink"/>
          </w:rPr>
          <w:t>Receipt_Delivery</w:t>
        </w:r>
        <w:proofErr w:type="spellEnd"/>
        <w:r>
          <w:rPr>
            <w:rStyle w:val="Hyperlink"/>
          </w:rPr>
          <w:t xml:space="preserve"> Process</w:t>
        </w:r>
      </w:hyperlink>
    </w:p>
    <w:p w14:paraId="26CE00C0" w14:textId="77777777" w:rsidR="000F56C0" w:rsidRDefault="000F56C0" w:rsidP="000F56C0">
      <w:pPr>
        <w:pStyle w:val="Heading4"/>
        <w:rPr>
          <w:rFonts w:eastAsia="Times New Roman"/>
        </w:rPr>
      </w:pPr>
      <w:r>
        <w:rPr>
          <w:rFonts w:eastAsia="Times New Roman"/>
          <w:color w:val="0747A6"/>
        </w:rPr>
        <w:t xml:space="preserve">3.9.10     Example of BTM containing EBT (Unique Identifier) data </w:t>
      </w:r>
    </w:p>
    <w:p w14:paraId="47FF897C" w14:textId="77777777" w:rsidR="000F56C0" w:rsidRDefault="000F56C0" w:rsidP="000F56C0">
      <w:pPr>
        <w:pStyle w:val="NormalWeb"/>
      </w:pPr>
      <w:r>
        <w:t>use case: BTM with extended bag identification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18"/>
        <w:gridCol w:w="2692"/>
      </w:tblGrid>
      <w:tr w:rsidR="000F56C0" w14:paraId="435DE5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4A3BAE"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E04FB1" w14:textId="77777777" w:rsidR="000F56C0" w:rsidRDefault="000F56C0" w:rsidP="000F56C0">
            <w:pPr>
              <w:pStyle w:val="NormalWeb"/>
            </w:pPr>
            <w:r>
              <w:rPr>
                <w:color w:val="0747A6"/>
              </w:rPr>
              <w:t>Standard Message Identifier</w:t>
            </w:r>
          </w:p>
        </w:tc>
      </w:tr>
      <w:tr w:rsidR="000F56C0" w14:paraId="4DFDE0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32C20" w14:textId="77777777" w:rsidR="000F56C0" w:rsidRDefault="000F56C0" w:rsidP="000F56C0">
            <w:pPr>
              <w:pStyle w:val="NormalWeb"/>
            </w:pPr>
            <w:r>
              <w:rPr>
                <w:color w:val="0747A6"/>
              </w:rPr>
              <w:t xml:space="preserve">.V/1TPPT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007E66" w14:textId="77777777" w:rsidR="000F56C0" w:rsidRDefault="000F56C0" w:rsidP="000F56C0">
            <w:pPr>
              <w:pStyle w:val="NormalWeb"/>
            </w:pPr>
            <w:r>
              <w:rPr>
                <w:color w:val="0747A6"/>
              </w:rPr>
              <w:t>Transfer baggage at PPT</w:t>
            </w:r>
          </w:p>
        </w:tc>
      </w:tr>
      <w:tr w:rsidR="000F56C0" w14:paraId="762549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97997B" w14:textId="77777777" w:rsidR="000F56C0" w:rsidRDefault="000F56C0" w:rsidP="000F56C0">
            <w:pPr>
              <w:pStyle w:val="NormalWeb"/>
            </w:pPr>
            <w:r>
              <w:rPr>
                <w:color w:val="0747A6"/>
              </w:rPr>
              <w:t xml:space="preserve">.I/YY9855/01APR/FJI/Y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E7BC08" w14:textId="77777777" w:rsidR="000F56C0" w:rsidRDefault="000F56C0" w:rsidP="000F56C0">
            <w:pPr>
              <w:pStyle w:val="NormalWeb"/>
            </w:pPr>
            <w:r>
              <w:rPr>
                <w:color w:val="0747A6"/>
              </w:rPr>
              <w:t>Inbound from FJI on YY9855</w:t>
            </w:r>
          </w:p>
        </w:tc>
      </w:tr>
      <w:tr w:rsidR="000F56C0" w14:paraId="3DAEC4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483F6" w14:textId="77777777" w:rsidR="000F56C0" w:rsidRDefault="000F56C0" w:rsidP="000F56C0">
            <w:pPr>
              <w:pStyle w:val="NormalWeb"/>
            </w:pPr>
            <w:r>
              <w:rPr>
                <w:color w:val="0747A6"/>
              </w:rPr>
              <w:t xml:space="preserve">.F/ZZ064/01APR/CUR/M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734BC" w14:textId="77777777" w:rsidR="000F56C0" w:rsidRDefault="000F56C0" w:rsidP="000F56C0">
            <w:pPr>
              <w:pStyle w:val="NormalWeb"/>
            </w:pPr>
            <w:r>
              <w:rPr>
                <w:color w:val="0747A6"/>
              </w:rPr>
              <w:t>Transfer to ZZ064 to CUR</w:t>
            </w:r>
          </w:p>
        </w:tc>
      </w:tr>
      <w:tr w:rsidR="000F56C0" w14:paraId="693471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C472A9" w14:textId="77777777" w:rsidR="000F56C0" w:rsidRDefault="000F56C0" w:rsidP="000F56C0">
            <w:pPr>
              <w:pStyle w:val="NormalWeb"/>
            </w:pPr>
            <w:r>
              <w:rPr>
                <w:color w:val="0747A6"/>
              </w:rPr>
              <w:t xml:space="preserve">.N/0009741556001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FA5B2" w14:textId="77777777" w:rsidR="000F56C0" w:rsidRDefault="000F56C0" w:rsidP="000F56C0">
            <w:pPr>
              <w:pStyle w:val="NormalWeb"/>
            </w:pPr>
            <w:r>
              <w:rPr>
                <w:color w:val="0747A6"/>
              </w:rPr>
              <w:t>1 Bag Tag; number 0009741556</w:t>
            </w:r>
          </w:p>
        </w:tc>
      </w:tr>
      <w:tr w:rsidR="000F56C0" w14:paraId="650A48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36BE2" w14:textId="77777777" w:rsidR="000F56C0" w:rsidRDefault="000F56C0" w:rsidP="000F56C0">
            <w:pPr>
              <w:pStyle w:val="NormalWeb"/>
            </w:pPr>
            <w:r>
              <w:rPr>
                <w:color w:val="0747A6"/>
              </w:rPr>
              <w:t xml:space="preserve">.P/MEEKER/K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7E86E7" w14:textId="77777777" w:rsidR="000F56C0" w:rsidRDefault="000F56C0" w:rsidP="000F56C0">
            <w:pPr>
              <w:pStyle w:val="NormalWeb"/>
            </w:pPr>
            <w:r>
              <w:rPr>
                <w:color w:val="0747A6"/>
              </w:rPr>
              <w:t>Passenger Name: Meeker</w:t>
            </w:r>
          </w:p>
        </w:tc>
      </w:tr>
      <w:tr w:rsidR="000F56C0" w14:paraId="7E9477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B787E" w14:textId="77777777" w:rsidR="000F56C0" w:rsidRDefault="000F56C0" w:rsidP="000F56C0">
            <w:pPr>
              <w:pStyle w:val="NormalWeb"/>
            </w:pPr>
            <w:r>
              <w:rPr>
                <w:color w:val="0747A6"/>
              </w:rPr>
              <w:t xml:space="preserve">.M/0009741556/G/9EFDB6E6CFCE42018954D37159CEB0EF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A6AEB" w14:textId="77777777" w:rsidR="000F56C0" w:rsidRDefault="000F56C0" w:rsidP="000F56C0">
            <w:pPr>
              <w:pStyle w:val="NormalWeb"/>
            </w:pPr>
            <w:r>
              <w:rPr>
                <w:color w:val="0747A6"/>
              </w:rPr>
              <w:t>Bag is an EBT with GUID 9EFDB6E6-CFCE-4201-8954-D37159CEB0EF</w:t>
            </w:r>
          </w:p>
        </w:tc>
      </w:tr>
      <w:tr w:rsidR="000F56C0" w14:paraId="7B4C60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B8C024"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FF4BA" w14:textId="77777777" w:rsidR="000F56C0" w:rsidRDefault="000F56C0" w:rsidP="000F56C0">
            <w:pPr>
              <w:pStyle w:val="NormalWeb"/>
            </w:pPr>
            <w:r>
              <w:rPr>
                <w:color w:val="0747A6"/>
              </w:rPr>
              <w:t>End of Message Identifier</w:t>
            </w:r>
          </w:p>
        </w:tc>
      </w:tr>
    </w:tbl>
    <w:p w14:paraId="3C23F142" w14:textId="77777777" w:rsidR="000F56C0" w:rsidRDefault="000F56C0" w:rsidP="000F56C0">
      <w:pPr>
        <w:pStyle w:val="NormalWeb"/>
      </w:pPr>
      <w:r>
        <w:t>semantics: Carrier YY brings a bag to airport PPT and expects a transfer to carrier ZZ. The bag can be identified from its RFID</w:t>
      </w:r>
    </w:p>
    <w:p w14:paraId="49EB32B0" w14:textId="77777777" w:rsidR="000F56C0" w:rsidRDefault="000F56C0" w:rsidP="000F56C0">
      <w:pPr>
        <w:pStyle w:val="NormalWeb"/>
      </w:pPr>
      <w:r>
        <w:t>analysis: simple extension of earlier mapping. .M maps to bag tag element. Note that from message it is unclear whether bag carries an EBT or an RFID-enabled paper tag.</w:t>
      </w:r>
    </w:p>
    <w:p w14:paraId="5F046F3D" w14:textId="77777777" w:rsidR="000F56C0" w:rsidRDefault="000F56C0" w:rsidP="000F56C0">
      <w:pPr>
        <w:pStyle w:val="NormalWeb"/>
      </w:pPr>
      <w:r>
        <w:t xml:space="preserve">result: </w:t>
      </w:r>
      <w:hyperlink r:id="rId14" w:history="1">
        <w:r>
          <w:rPr>
            <w:rStyle w:val="Hyperlink"/>
          </w:rPr>
          <w:t>3.9.10 BTM with EBT Unique Identifier data</w:t>
        </w:r>
      </w:hyperlink>
    </w:p>
    <w:p w14:paraId="482C672E" w14:textId="77777777" w:rsidR="000F56C0" w:rsidRDefault="000F56C0" w:rsidP="000F56C0">
      <w:pPr>
        <w:pStyle w:val="Heading4"/>
        <w:rPr>
          <w:rFonts w:eastAsia="Times New Roman"/>
        </w:rPr>
      </w:pPr>
      <w:r>
        <w:rPr>
          <w:rFonts w:eastAsia="Times New Roman"/>
          <w:color w:val="0747A6"/>
        </w:rPr>
        <w:t xml:space="preserve">3.9.11     Example of BTM containing multiple EBT (Unique Identifier) data </w:t>
      </w:r>
    </w:p>
    <w:p w14:paraId="6A7F1864" w14:textId="77777777" w:rsidR="000F56C0" w:rsidRDefault="000F56C0" w:rsidP="000F56C0">
      <w:pPr>
        <w:pStyle w:val="NormalWeb"/>
      </w:pPr>
      <w:r>
        <w:t>Redaction: after splitting in single message per bag, nothing new is left compared to 3.9.10</w:t>
      </w:r>
    </w:p>
    <w:p w14:paraId="28D79583" w14:textId="77777777" w:rsidR="000F56C0" w:rsidRDefault="000F56C0" w:rsidP="000F56C0">
      <w:pPr>
        <w:pStyle w:val="Heading4"/>
        <w:rPr>
          <w:rFonts w:eastAsia="Times New Roman"/>
        </w:rPr>
      </w:pPr>
      <w:r>
        <w:rPr>
          <w:rFonts w:eastAsia="Times New Roman"/>
          <w:color w:val="0747A6"/>
        </w:rPr>
        <w:t>3.9.12     Example of BTM with the Globally Unique Identification</w:t>
      </w:r>
    </w:p>
    <w:p w14:paraId="718F8C9E" w14:textId="77777777" w:rsidR="000F56C0" w:rsidRDefault="000F56C0" w:rsidP="000F56C0">
      <w:pPr>
        <w:pStyle w:val="NormalWeb"/>
      </w:pPr>
      <w:r>
        <w:t>Redaction: after fixing .M and stripping strange origin details, nothing new is left compared to 3.9.10</w:t>
      </w:r>
    </w:p>
    <w:p w14:paraId="2B1274EC" w14:textId="77777777" w:rsidR="000F56C0" w:rsidRDefault="000F56C0" w:rsidP="000F56C0">
      <w:pPr>
        <w:pStyle w:val="Heading2"/>
        <w:rPr>
          <w:rFonts w:eastAsia="Times New Roman"/>
        </w:rPr>
      </w:pPr>
      <w:r>
        <w:rPr>
          <w:rFonts w:eastAsia="Times New Roman"/>
        </w:rPr>
        <w:t>Pending Change Request</w:t>
      </w:r>
    </w:p>
    <w:p w14:paraId="7E1C4E62" w14:textId="77777777" w:rsidR="000F56C0" w:rsidRDefault="000F56C0" w:rsidP="000F56C0">
      <w:pPr>
        <w:pStyle w:val="NormalWeb"/>
      </w:pPr>
      <w:r>
        <w:t>Note from editor: we keep re-flighting messages pending while Focus Group Re-flighting considers Reso 755 and RP1745 for clarification and alignment</w:t>
      </w:r>
    </w:p>
    <w:p w14:paraId="1EF7FED7" w14:textId="77777777" w:rsidR="000F56C0" w:rsidRDefault="000F56C0" w:rsidP="000F56C0">
      <w:pPr>
        <w:pStyle w:val="NormalWeb"/>
      </w:pPr>
      <w:r>
        <w:t>This includes 3.9.7, 3.9.8</w:t>
      </w:r>
    </w:p>
    <w:p w14:paraId="2AF82DB0" w14:textId="77777777" w:rsidR="000F56C0" w:rsidRDefault="000F56C0" w:rsidP="000F56C0">
      <w:pPr>
        <w:pStyle w:val="Heading4"/>
        <w:rPr>
          <w:rFonts w:eastAsia="Times New Roman"/>
        </w:rPr>
      </w:pPr>
      <w:r>
        <w:rPr>
          <w:rFonts w:eastAsia="Times New Roman"/>
          <w:color w:val="0747A6"/>
        </w:rPr>
        <w:t>3.9.7     Example of BTM on involuntary itinerary change (IROP) - pending re-flighting FG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27"/>
        <w:gridCol w:w="5383"/>
      </w:tblGrid>
      <w:tr w:rsidR="000F56C0" w14:paraId="421150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FD7987"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BF98C" w14:textId="77777777" w:rsidR="000F56C0" w:rsidRDefault="000F56C0" w:rsidP="000F56C0">
            <w:pPr>
              <w:pStyle w:val="NormalWeb"/>
            </w:pPr>
            <w:r>
              <w:rPr>
                <w:color w:val="0747A6"/>
              </w:rPr>
              <w:t>Description:</w:t>
            </w:r>
          </w:p>
        </w:tc>
      </w:tr>
      <w:tr w:rsidR="000F56C0" w14:paraId="048AE7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BFD28" w14:textId="77777777" w:rsidR="000F56C0" w:rsidRDefault="000F56C0" w:rsidP="000F56C0">
            <w:pPr>
              <w:pStyle w:val="NormalWeb"/>
            </w:pPr>
            <w:r>
              <w:rPr>
                <w:color w:val="0747A6"/>
              </w:rPr>
              <w:t xml:space="preserve">Original BTM sent at flight close-out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0BB0D0" w14:textId="77777777" w:rsidR="000F56C0" w:rsidRDefault="000F56C0" w:rsidP="000F56C0">
            <w:pPr>
              <w:pStyle w:val="NormalWeb"/>
            </w:pPr>
            <w:r>
              <w:rPr>
                <w:color w:val="0747A6"/>
              </w:rPr>
              <w:t> </w:t>
            </w:r>
          </w:p>
        </w:tc>
      </w:tr>
      <w:tr w:rsidR="000F56C0" w14:paraId="3C4079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EA19A0"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5FDA5" w14:textId="77777777" w:rsidR="000F56C0" w:rsidRDefault="000F56C0" w:rsidP="000F56C0">
            <w:pPr>
              <w:pStyle w:val="NormalWeb"/>
            </w:pPr>
            <w:r>
              <w:rPr>
                <w:color w:val="0747A6"/>
              </w:rPr>
              <w:t>Standard Message Identifier</w:t>
            </w:r>
          </w:p>
        </w:tc>
      </w:tr>
      <w:tr w:rsidR="000F56C0" w14:paraId="168B13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89FBA2"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73864" w14:textId="77777777" w:rsidR="000F56C0" w:rsidRDefault="000F56C0" w:rsidP="000F56C0">
            <w:pPr>
              <w:pStyle w:val="NormalWeb"/>
            </w:pPr>
            <w:r>
              <w:rPr>
                <w:color w:val="0747A6"/>
              </w:rPr>
              <w:t>Transfer baggage at ORD</w:t>
            </w:r>
          </w:p>
        </w:tc>
      </w:tr>
      <w:tr w:rsidR="000F56C0" w14:paraId="7116F1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6C27D9" w14:textId="77777777" w:rsidR="000F56C0" w:rsidRDefault="000F56C0" w:rsidP="000F56C0">
            <w:pPr>
              <w:pStyle w:val="NormalWeb"/>
            </w:pPr>
            <w:r>
              <w:rPr>
                <w:color w:val="0747A6"/>
              </w:rPr>
              <w:t>.I/UA958/01APR/DEN/Y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41A300" w14:textId="77777777" w:rsidR="000F56C0" w:rsidRDefault="000F56C0" w:rsidP="000F56C0">
            <w:pPr>
              <w:pStyle w:val="NormalWeb"/>
            </w:pPr>
            <w:r>
              <w:rPr>
                <w:color w:val="0747A6"/>
              </w:rPr>
              <w:t>Inbound from DEN on UA 958</w:t>
            </w:r>
          </w:p>
        </w:tc>
      </w:tr>
      <w:tr w:rsidR="000F56C0" w14:paraId="258A7A3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C4FD7" w14:textId="77777777" w:rsidR="000F56C0" w:rsidRDefault="000F56C0" w:rsidP="000F56C0">
            <w:pPr>
              <w:pStyle w:val="NormalWeb"/>
            </w:pPr>
            <w:r>
              <w:rPr>
                <w:color w:val="0747A6"/>
              </w:rPr>
              <w:t>.F/LH431/01APR/FRA/Y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CFA8C5" w14:textId="77777777" w:rsidR="000F56C0" w:rsidRDefault="000F56C0" w:rsidP="000F56C0">
            <w:pPr>
              <w:pStyle w:val="NormalWeb"/>
            </w:pPr>
            <w:r>
              <w:rPr>
                <w:color w:val="0747A6"/>
              </w:rPr>
              <w:t>Transfer to LH 431 to FRA</w:t>
            </w:r>
          </w:p>
        </w:tc>
      </w:tr>
      <w:tr w:rsidR="000F56C0" w14:paraId="093523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F51FE" w14:textId="77777777" w:rsidR="000F56C0" w:rsidRDefault="000F56C0" w:rsidP="000F56C0">
            <w:pPr>
              <w:pStyle w:val="NormalWeb"/>
            </w:pPr>
            <w:r>
              <w:rPr>
                <w:color w:val="0747A6"/>
              </w:rPr>
              <w:t>.N/0016444010001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795816" w14:textId="77777777" w:rsidR="000F56C0" w:rsidRDefault="000F56C0" w:rsidP="000F56C0">
            <w:pPr>
              <w:pStyle w:val="NormalWeb"/>
            </w:pPr>
            <w:r>
              <w:rPr>
                <w:color w:val="0747A6"/>
              </w:rPr>
              <w:t>1 Bag Tag; number 0016444010</w:t>
            </w:r>
          </w:p>
        </w:tc>
      </w:tr>
      <w:tr w:rsidR="000F56C0" w14:paraId="10BC082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0BC39" w14:textId="77777777" w:rsidR="000F56C0" w:rsidRDefault="000F56C0" w:rsidP="000F56C0">
            <w:pPr>
              <w:pStyle w:val="NormalWeb"/>
            </w:pPr>
            <w:r>
              <w:rPr>
                <w:color w:val="0747A6"/>
              </w:rPr>
              <w:t xml:space="preserve">.P/LOWRY/K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61A9CD" w14:textId="77777777" w:rsidR="000F56C0" w:rsidRDefault="000F56C0" w:rsidP="000F56C0">
            <w:pPr>
              <w:pStyle w:val="NormalWeb"/>
            </w:pPr>
            <w:r>
              <w:rPr>
                <w:color w:val="0747A6"/>
              </w:rPr>
              <w:t>Passenger Name : Lowry</w:t>
            </w:r>
          </w:p>
        </w:tc>
      </w:tr>
      <w:tr w:rsidR="000F56C0" w14:paraId="00120D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24CA4"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92DC16" w14:textId="77777777" w:rsidR="000F56C0" w:rsidRDefault="000F56C0" w:rsidP="000F56C0">
            <w:pPr>
              <w:pStyle w:val="NormalWeb"/>
            </w:pPr>
            <w:r>
              <w:rPr>
                <w:color w:val="0747A6"/>
              </w:rPr>
              <w:t>End of Message Identifier</w:t>
            </w:r>
          </w:p>
        </w:tc>
      </w:tr>
      <w:tr w:rsidR="000F56C0" w14:paraId="70EC1F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7B109"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F7804" w14:textId="77777777" w:rsidR="000F56C0" w:rsidRDefault="000F56C0" w:rsidP="000F56C0">
            <w:pPr>
              <w:pStyle w:val="NormalWeb"/>
            </w:pPr>
            <w:r>
              <w:rPr>
                <w:color w:val="0747A6"/>
              </w:rPr>
              <w:t> </w:t>
            </w:r>
          </w:p>
        </w:tc>
      </w:tr>
      <w:tr w:rsidR="000F56C0" w14:paraId="3DA0327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7F4B21" w14:textId="77777777" w:rsidR="000F56C0" w:rsidRDefault="000F56C0" w:rsidP="000F56C0">
            <w:pPr>
              <w:pStyle w:val="NormalWeb"/>
            </w:pPr>
            <w:r>
              <w:rPr>
                <w:color w:val="0747A6"/>
              </w:rPr>
              <w:t xml:space="preserve">BTM DEL sent at PNR cancel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720E6D" w14:textId="77777777" w:rsidR="000F56C0" w:rsidRDefault="000F56C0" w:rsidP="000F56C0">
            <w:pPr>
              <w:pStyle w:val="NormalWeb"/>
            </w:pPr>
            <w:r>
              <w:rPr>
                <w:color w:val="0747A6"/>
              </w:rPr>
              <w:t> </w:t>
            </w:r>
          </w:p>
        </w:tc>
      </w:tr>
      <w:tr w:rsidR="000F56C0" w14:paraId="7972D3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BD6C14"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E81B7A" w14:textId="77777777" w:rsidR="000F56C0" w:rsidRDefault="000F56C0" w:rsidP="000F56C0">
            <w:pPr>
              <w:pStyle w:val="NormalWeb"/>
            </w:pPr>
            <w:r>
              <w:rPr>
                <w:color w:val="0747A6"/>
              </w:rPr>
              <w:t>Standard Message Identifier</w:t>
            </w:r>
          </w:p>
        </w:tc>
      </w:tr>
      <w:tr w:rsidR="000F56C0" w14:paraId="1898A8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836C8" w14:textId="77777777" w:rsidR="000F56C0" w:rsidRDefault="000F56C0" w:rsidP="000F56C0">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CA5E83" w14:textId="77777777" w:rsidR="000F56C0" w:rsidRDefault="000F56C0" w:rsidP="000F56C0">
            <w:pPr>
              <w:pStyle w:val="NormalWeb"/>
            </w:pPr>
            <w:r>
              <w:rPr>
                <w:color w:val="0747A6"/>
              </w:rPr>
              <w:t>Change of Status Indicator</w:t>
            </w:r>
          </w:p>
        </w:tc>
      </w:tr>
      <w:tr w:rsidR="000F56C0" w14:paraId="0B7356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25DD5"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6756B" w14:textId="77777777" w:rsidR="000F56C0" w:rsidRDefault="000F56C0" w:rsidP="000F56C0">
            <w:pPr>
              <w:pStyle w:val="NormalWeb"/>
            </w:pPr>
            <w:r>
              <w:rPr>
                <w:color w:val="0747A6"/>
              </w:rPr>
              <w:t>Transfer baggage at ORD</w:t>
            </w:r>
          </w:p>
        </w:tc>
      </w:tr>
      <w:tr w:rsidR="000F56C0" w14:paraId="35107B4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6A508" w14:textId="77777777" w:rsidR="000F56C0" w:rsidRDefault="000F56C0" w:rsidP="000F56C0">
            <w:pPr>
              <w:pStyle w:val="NormalWeb"/>
            </w:pPr>
            <w:r>
              <w:rPr>
                <w:color w:val="0747A6"/>
              </w:rPr>
              <w:t>.I/UA958/01APR/DEN/Y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860F94" w14:textId="77777777" w:rsidR="000F56C0" w:rsidRDefault="000F56C0" w:rsidP="000F56C0">
            <w:pPr>
              <w:pStyle w:val="NormalWeb"/>
            </w:pPr>
            <w:r>
              <w:rPr>
                <w:color w:val="0747A6"/>
              </w:rPr>
              <w:t>Inbound from DEN on UA 958</w:t>
            </w:r>
          </w:p>
        </w:tc>
      </w:tr>
      <w:tr w:rsidR="000F56C0" w14:paraId="2EB88A7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63CD1" w14:textId="77777777" w:rsidR="000F56C0" w:rsidRDefault="000F56C0" w:rsidP="000F56C0">
            <w:pPr>
              <w:pStyle w:val="NormalWeb"/>
            </w:pPr>
            <w:r>
              <w:rPr>
                <w:color w:val="0747A6"/>
              </w:rPr>
              <w:t>.F/LH431/01APR/FRA/Y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7F898" w14:textId="77777777" w:rsidR="000F56C0" w:rsidRDefault="000F56C0" w:rsidP="000F56C0">
            <w:pPr>
              <w:pStyle w:val="NormalWeb"/>
            </w:pPr>
            <w:r>
              <w:rPr>
                <w:color w:val="0747A6"/>
              </w:rPr>
              <w:t>Transfer to LH 431 to FRA</w:t>
            </w:r>
          </w:p>
        </w:tc>
      </w:tr>
      <w:tr w:rsidR="000F56C0" w14:paraId="484EB2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A4568F" w14:textId="77777777" w:rsidR="000F56C0" w:rsidRDefault="000F56C0" w:rsidP="000F56C0">
            <w:pPr>
              <w:pStyle w:val="NormalWeb"/>
            </w:pPr>
            <w:r>
              <w:rPr>
                <w:color w:val="0747A6"/>
              </w:rPr>
              <w:t>.N/0016444010001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99A4A8" w14:textId="77777777" w:rsidR="000F56C0" w:rsidRDefault="000F56C0" w:rsidP="000F56C0">
            <w:pPr>
              <w:pStyle w:val="NormalWeb"/>
            </w:pPr>
            <w:r>
              <w:rPr>
                <w:color w:val="0747A6"/>
              </w:rPr>
              <w:t>1 Bag Tag; number 0016444010</w:t>
            </w:r>
          </w:p>
        </w:tc>
      </w:tr>
      <w:tr w:rsidR="000F56C0" w14:paraId="61E5BA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0054D" w14:textId="77777777" w:rsidR="000F56C0" w:rsidRDefault="000F56C0" w:rsidP="000F56C0">
            <w:pPr>
              <w:pStyle w:val="NormalWeb"/>
            </w:pPr>
            <w:r>
              <w:rPr>
                <w:color w:val="0747A6"/>
              </w:rPr>
              <w:t xml:space="preserve">.P/LOWRY/K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4825F9" w14:textId="77777777" w:rsidR="000F56C0" w:rsidRDefault="000F56C0" w:rsidP="000F56C0">
            <w:pPr>
              <w:pStyle w:val="NormalWeb"/>
            </w:pPr>
            <w:r>
              <w:rPr>
                <w:color w:val="0747A6"/>
              </w:rPr>
              <w:t>Passenger Name : Lowry</w:t>
            </w:r>
          </w:p>
        </w:tc>
      </w:tr>
      <w:tr w:rsidR="000F56C0" w14:paraId="1D20897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DADD6" w14:textId="77777777" w:rsidR="000F56C0" w:rsidRDefault="000F56C0" w:rsidP="000F56C0">
            <w:pPr>
              <w:pStyle w:val="NormalWeb"/>
            </w:pPr>
            <w:r>
              <w:rPr>
                <w:color w:val="0747A6"/>
              </w:rPr>
              <w:t xml:space="preserve">.E/IROP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42BB83" w14:textId="77777777" w:rsidR="000F56C0" w:rsidRDefault="000F56C0" w:rsidP="000F56C0">
            <w:pPr>
              <w:pStyle w:val="NormalWeb"/>
            </w:pPr>
            <w:r>
              <w:rPr>
                <w:color w:val="0747A6"/>
              </w:rPr>
              <w:t>Indicator for irregular operation and involuntary re-routing</w:t>
            </w:r>
          </w:p>
        </w:tc>
      </w:tr>
      <w:tr w:rsidR="000F56C0" w14:paraId="7108F3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5DA19" w14:textId="77777777" w:rsidR="000F56C0" w:rsidRDefault="000F56C0" w:rsidP="000F56C0">
            <w:pPr>
              <w:pStyle w:val="NormalWeb"/>
            </w:pPr>
            <w:r>
              <w:rPr>
                <w:color w:val="0747A6"/>
              </w:rPr>
              <w:t xml:space="preserve">.E/RRTE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C91FB" w14:textId="77777777" w:rsidR="000F56C0" w:rsidRDefault="000F56C0" w:rsidP="000F56C0">
            <w:pPr>
              <w:pStyle w:val="NormalWeb"/>
            </w:pPr>
            <w:r>
              <w:rPr>
                <w:color w:val="0747A6"/>
              </w:rPr>
              <w:t>Indicator for re-rerouting</w:t>
            </w:r>
          </w:p>
        </w:tc>
      </w:tr>
      <w:tr w:rsidR="000F56C0" w14:paraId="592E6C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9BF43"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B782E" w14:textId="77777777" w:rsidR="000F56C0" w:rsidRDefault="000F56C0" w:rsidP="000F56C0">
            <w:pPr>
              <w:pStyle w:val="NormalWeb"/>
            </w:pPr>
            <w:r>
              <w:rPr>
                <w:color w:val="0747A6"/>
              </w:rPr>
              <w:t>End of Message Identifier</w:t>
            </w:r>
          </w:p>
        </w:tc>
      </w:tr>
      <w:tr w:rsidR="000F56C0" w14:paraId="7F05DA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13CA6E" w14:textId="77777777" w:rsidR="000F56C0" w:rsidRDefault="000F56C0" w:rsidP="000F56C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9BDDF" w14:textId="77777777" w:rsidR="000F56C0" w:rsidRDefault="000F56C0" w:rsidP="000F56C0">
            <w:pPr>
              <w:rPr>
                <w:rFonts w:eastAsia="Times New Roman"/>
                <w:sz w:val="20"/>
                <w:szCs w:val="20"/>
              </w:rPr>
            </w:pPr>
          </w:p>
        </w:tc>
      </w:tr>
      <w:tr w:rsidR="000F56C0" w14:paraId="6980BC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2B6FA" w14:textId="77777777" w:rsidR="000F56C0" w:rsidRDefault="000F56C0" w:rsidP="000F56C0">
            <w:pPr>
              <w:pStyle w:val="NormalWeb"/>
            </w:pPr>
            <w:r>
              <w:rPr>
                <w:color w:val="0747A6"/>
              </w:rPr>
              <w:t xml:space="preserve">BTM sent at PNR cancel rebook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525B2D" w14:textId="77777777" w:rsidR="000F56C0" w:rsidRDefault="000F56C0" w:rsidP="000F56C0">
            <w:pPr>
              <w:pStyle w:val="NormalWeb"/>
            </w:pPr>
            <w:r>
              <w:rPr>
                <w:color w:val="0747A6"/>
              </w:rPr>
              <w:t> </w:t>
            </w:r>
          </w:p>
        </w:tc>
      </w:tr>
      <w:tr w:rsidR="000F56C0" w14:paraId="276BE9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D3A8FF"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6F82E" w14:textId="77777777" w:rsidR="000F56C0" w:rsidRDefault="000F56C0" w:rsidP="000F56C0">
            <w:pPr>
              <w:pStyle w:val="NormalWeb"/>
            </w:pPr>
            <w:r>
              <w:rPr>
                <w:color w:val="0747A6"/>
              </w:rPr>
              <w:t>Standard Message Identifier</w:t>
            </w:r>
          </w:p>
        </w:tc>
      </w:tr>
      <w:tr w:rsidR="000F56C0" w14:paraId="07B4324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28FDC"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85DE77" w14:textId="77777777" w:rsidR="000F56C0" w:rsidRDefault="000F56C0" w:rsidP="000F56C0">
            <w:pPr>
              <w:pStyle w:val="NormalWeb"/>
            </w:pPr>
            <w:r>
              <w:rPr>
                <w:color w:val="0747A6"/>
              </w:rPr>
              <w:t>Transfer baggage at ORD</w:t>
            </w:r>
          </w:p>
        </w:tc>
      </w:tr>
      <w:tr w:rsidR="000F56C0" w14:paraId="5C66D30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FAA139" w14:textId="77777777" w:rsidR="000F56C0" w:rsidRDefault="000F56C0" w:rsidP="000F56C0">
            <w:pPr>
              <w:pStyle w:val="NormalWeb"/>
            </w:pPr>
            <w:r>
              <w:rPr>
                <w:color w:val="0747A6"/>
              </w:rPr>
              <w:t>.I/UA248/01APR/DEN/Y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07C03D" w14:textId="77777777" w:rsidR="000F56C0" w:rsidRDefault="000F56C0" w:rsidP="000F56C0">
            <w:pPr>
              <w:pStyle w:val="NormalWeb"/>
            </w:pPr>
            <w:r>
              <w:rPr>
                <w:color w:val="0747A6"/>
              </w:rPr>
              <w:t>Inbound from DEN on UA 248</w:t>
            </w:r>
          </w:p>
        </w:tc>
      </w:tr>
      <w:tr w:rsidR="000F56C0" w14:paraId="16E007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BA236E" w14:textId="77777777" w:rsidR="000F56C0" w:rsidRDefault="000F56C0" w:rsidP="000F56C0">
            <w:pPr>
              <w:pStyle w:val="NormalWeb"/>
            </w:pPr>
            <w:r>
              <w:rPr>
                <w:color w:val="0747A6"/>
              </w:rPr>
              <w:t>.F/LH433/01APR/FRA/Y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E3124" w14:textId="77777777" w:rsidR="000F56C0" w:rsidRDefault="000F56C0" w:rsidP="000F56C0">
            <w:pPr>
              <w:pStyle w:val="NormalWeb"/>
            </w:pPr>
            <w:r>
              <w:rPr>
                <w:color w:val="0747A6"/>
              </w:rPr>
              <w:t>Transfer to LH 433 to FRA</w:t>
            </w:r>
          </w:p>
        </w:tc>
      </w:tr>
      <w:tr w:rsidR="000F56C0" w14:paraId="62AB430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898FCE" w14:textId="77777777" w:rsidR="000F56C0" w:rsidRDefault="000F56C0" w:rsidP="000F56C0">
            <w:pPr>
              <w:pStyle w:val="NormalWeb"/>
            </w:pPr>
            <w:r>
              <w:rPr>
                <w:color w:val="0747A6"/>
              </w:rPr>
              <w:t>.N/0016444010001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5E95F2" w14:textId="77777777" w:rsidR="000F56C0" w:rsidRDefault="000F56C0" w:rsidP="000F56C0">
            <w:pPr>
              <w:pStyle w:val="NormalWeb"/>
            </w:pPr>
            <w:r>
              <w:rPr>
                <w:color w:val="0747A6"/>
              </w:rPr>
              <w:t>1 Bag Tag; number 0016444010</w:t>
            </w:r>
          </w:p>
        </w:tc>
      </w:tr>
      <w:tr w:rsidR="000F56C0" w14:paraId="0D9D18E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371C69" w14:textId="77777777" w:rsidR="000F56C0" w:rsidRDefault="000F56C0" w:rsidP="000F56C0">
            <w:pPr>
              <w:pStyle w:val="NormalWeb"/>
            </w:pPr>
            <w:r>
              <w:rPr>
                <w:color w:val="0747A6"/>
              </w:rPr>
              <w:t xml:space="preserve">.P/LOWRY/K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49E32D" w14:textId="77777777" w:rsidR="000F56C0" w:rsidRDefault="000F56C0" w:rsidP="000F56C0">
            <w:pPr>
              <w:pStyle w:val="NormalWeb"/>
            </w:pPr>
            <w:r>
              <w:rPr>
                <w:color w:val="0747A6"/>
              </w:rPr>
              <w:t>Passenger Name : Lowry</w:t>
            </w:r>
          </w:p>
        </w:tc>
      </w:tr>
      <w:tr w:rsidR="000F56C0" w14:paraId="3F6CC1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2254C" w14:textId="77777777" w:rsidR="000F56C0" w:rsidRDefault="000F56C0" w:rsidP="000F56C0">
            <w:pPr>
              <w:pStyle w:val="NormalWeb"/>
            </w:pPr>
            <w:r>
              <w:rPr>
                <w:color w:val="0747A6"/>
              </w:rPr>
              <w:t xml:space="preserve">.E/IROP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DAF59" w14:textId="77777777" w:rsidR="000F56C0" w:rsidRDefault="000F56C0" w:rsidP="000F56C0">
            <w:pPr>
              <w:pStyle w:val="NormalWeb"/>
            </w:pPr>
            <w:r>
              <w:rPr>
                <w:color w:val="0747A6"/>
              </w:rPr>
              <w:t>Indicator for irregular operation and involuntary re-routing</w:t>
            </w:r>
          </w:p>
        </w:tc>
      </w:tr>
      <w:tr w:rsidR="000F56C0" w14:paraId="40FA18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762DB" w14:textId="77777777" w:rsidR="000F56C0" w:rsidRDefault="000F56C0" w:rsidP="000F56C0">
            <w:pPr>
              <w:pStyle w:val="NormalWeb"/>
            </w:pPr>
            <w:r>
              <w:rPr>
                <w:color w:val="0747A6"/>
              </w:rPr>
              <w:t xml:space="preserve">.E/RRTE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83E48" w14:textId="77777777" w:rsidR="000F56C0" w:rsidRDefault="000F56C0" w:rsidP="000F56C0">
            <w:pPr>
              <w:pStyle w:val="NormalWeb"/>
            </w:pPr>
            <w:r>
              <w:rPr>
                <w:color w:val="0747A6"/>
              </w:rPr>
              <w:t>Indicator for re-rerouting</w:t>
            </w:r>
          </w:p>
        </w:tc>
      </w:tr>
      <w:tr w:rsidR="000F56C0" w14:paraId="058114E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80C59" w14:textId="77777777" w:rsidR="000F56C0" w:rsidRDefault="000F56C0" w:rsidP="000F56C0">
            <w:pPr>
              <w:pStyle w:val="NormalWeb"/>
            </w:pPr>
            <w:r>
              <w:rPr>
                <w:color w:val="0747A6"/>
              </w:rPr>
              <w:t xml:space="preserve">E/STCK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7E8354" w14:textId="77777777" w:rsidR="000F56C0" w:rsidRDefault="000F56C0" w:rsidP="000F56C0">
            <w:pPr>
              <w:pStyle w:val="NormalWeb"/>
            </w:pPr>
            <w:r>
              <w:rPr>
                <w:color w:val="0747A6"/>
              </w:rPr>
              <w:t>Indicator to update routing</w:t>
            </w:r>
            <w:r>
              <w:t xml:space="preserve"> </w:t>
            </w:r>
            <w:r>
              <w:br/>
            </w:r>
            <w:r>
              <w:rPr>
                <w:color w:val="0747A6"/>
              </w:rPr>
              <w:t>information on the baggage tag</w:t>
            </w:r>
          </w:p>
        </w:tc>
      </w:tr>
      <w:tr w:rsidR="000F56C0" w14:paraId="68672D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C4853"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F6089" w14:textId="77777777" w:rsidR="000F56C0" w:rsidRDefault="000F56C0" w:rsidP="000F56C0">
            <w:pPr>
              <w:pStyle w:val="NormalWeb"/>
            </w:pPr>
            <w:r>
              <w:rPr>
                <w:color w:val="0747A6"/>
              </w:rPr>
              <w:t>End of Message Identifier</w:t>
            </w:r>
          </w:p>
        </w:tc>
      </w:tr>
    </w:tbl>
    <w:p w14:paraId="593932C7" w14:textId="77777777" w:rsidR="000F56C0" w:rsidRDefault="000F56C0" w:rsidP="000F56C0">
      <w:pPr>
        <w:pStyle w:val="Heading4"/>
        <w:rPr>
          <w:rFonts w:eastAsia="Times New Roman"/>
        </w:rPr>
      </w:pPr>
      <w:r>
        <w:rPr>
          <w:rFonts w:eastAsia="Times New Roman"/>
          <w:color w:val="0747A6"/>
        </w:rPr>
        <w:t>3.9.8     Example of BTM with re-flighting process - pending re-flighting FG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4"/>
        <w:gridCol w:w="5700"/>
        <w:gridCol w:w="15"/>
        <w:gridCol w:w="3091"/>
      </w:tblGrid>
      <w:tr w:rsidR="000F56C0" w14:paraId="0FB6BD1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5DE652"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98C16"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01FF4" w14:textId="77777777" w:rsidR="000F56C0" w:rsidRDefault="000F56C0" w:rsidP="000F56C0">
            <w:pPr>
              <w:pStyle w:val="NormalWeb"/>
            </w:pPr>
            <w:r>
              <w:rPr>
                <w:color w:val="0747A6"/>
              </w:rPr>
              <w:t>Description:</w:t>
            </w:r>
          </w:p>
        </w:tc>
      </w:tr>
      <w:tr w:rsidR="000F56C0" w14:paraId="79547A93" w14:textId="77777777" w:rsidTr="00450526">
        <w:trPr>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7FFE87" w14:textId="77777777" w:rsidR="000F56C0" w:rsidRDefault="000F56C0" w:rsidP="000F56C0">
            <w:pPr>
              <w:pStyle w:val="NormalWeb"/>
            </w:pPr>
            <w:r>
              <w:rPr>
                <w:color w:val="0747A6"/>
              </w:rPr>
              <w:t> </w:t>
            </w:r>
          </w:p>
        </w:tc>
      </w:tr>
      <w:tr w:rsidR="000F56C0" w14:paraId="04A6569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F4B38"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2579E3" w14:textId="77777777" w:rsidR="000F56C0" w:rsidRDefault="000F56C0" w:rsidP="000F56C0">
            <w:pPr>
              <w:pStyle w:val="NormalWeb"/>
            </w:pPr>
            <w:r>
              <w:rPr>
                <w:color w:val="0747A6"/>
              </w:rPr>
              <w:t xml:space="preserve">Original BTM sent at flight close-out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C1CB6F" w14:textId="77777777" w:rsidR="000F56C0" w:rsidRDefault="000F56C0" w:rsidP="000F56C0">
            <w:pPr>
              <w:pStyle w:val="NormalWeb"/>
            </w:pPr>
            <w:r>
              <w:rPr>
                <w:color w:val="0747A6"/>
              </w:rPr>
              <w:t> </w:t>
            </w:r>
          </w:p>
        </w:tc>
      </w:tr>
      <w:tr w:rsidR="000F56C0" w14:paraId="3558BB3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49CAB"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B46B4" w14:textId="77777777" w:rsidR="000F56C0" w:rsidRDefault="000F56C0" w:rsidP="000F56C0">
            <w:pPr>
              <w:pStyle w:val="NormalWeb"/>
            </w:pPr>
            <w:r>
              <w:rPr>
                <w:color w:val="0747A6"/>
              </w:rPr>
              <w:t xml:space="preserve">BTM&lt;≡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A44786" w14:textId="77777777" w:rsidR="000F56C0" w:rsidRDefault="000F56C0" w:rsidP="000F56C0">
            <w:pPr>
              <w:pStyle w:val="NormalWeb"/>
            </w:pPr>
            <w:r>
              <w:rPr>
                <w:color w:val="0747A6"/>
              </w:rPr>
              <w:t> </w:t>
            </w:r>
          </w:p>
        </w:tc>
      </w:tr>
      <w:tr w:rsidR="000F56C0" w14:paraId="63FBA0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141204"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03EAC9" w14:textId="77777777" w:rsidR="000F56C0" w:rsidRDefault="000F56C0" w:rsidP="000F56C0">
            <w:pPr>
              <w:pStyle w:val="NormalWeb"/>
            </w:pPr>
            <w:r>
              <w:rPr>
                <w:color w:val="0747A6"/>
              </w:rPr>
              <w:t xml:space="preserve">.V/1TORD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52F7DD" w14:textId="77777777" w:rsidR="000F56C0" w:rsidRDefault="000F56C0" w:rsidP="000F56C0">
            <w:pPr>
              <w:pStyle w:val="NormalWeb"/>
            </w:pPr>
            <w:r>
              <w:rPr>
                <w:color w:val="0747A6"/>
              </w:rPr>
              <w:t> </w:t>
            </w:r>
          </w:p>
        </w:tc>
      </w:tr>
      <w:tr w:rsidR="000F56C0" w14:paraId="21F54E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363FB"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F79C9" w14:textId="77777777" w:rsidR="000F56C0" w:rsidRDefault="000F56C0" w:rsidP="000F56C0">
            <w:pPr>
              <w:pStyle w:val="NormalWeb"/>
            </w:pPr>
            <w:r>
              <w:rPr>
                <w:color w:val="0747A6"/>
              </w:rPr>
              <w:t xml:space="preserve">.I/UA958/01APR/DEN/Y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FF98C" w14:textId="77777777" w:rsidR="000F56C0" w:rsidRDefault="000F56C0" w:rsidP="000F56C0">
            <w:pPr>
              <w:pStyle w:val="NormalWeb"/>
            </w:pPr>
            <w:r>
              <w:rPr>
                <w:color w:val="0747A6"/>
              </w:rPr>
              <w:t> </w:t>
            </w:r>
          </w:p>
        </w:tc>
      </w:tr>
      <w:tr w:rsidR="000F56C0" w14:paraId="03B17F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CE418D"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5A088" w14:textId="77777777" w:rsidR="000F56C0" w:rsidRDefault="000F56C0" w:rsidP="000F56C0">
            <w:pPr>
              <w:pStyle w:val="NormalWeb"/>
            </w:pPr>
            <w:r>
              <w:rPr>
                <w:color w:val="0747A6"/>
              </w:rPr>
              <w:t xml:space="preserve">.F/LH431/01APR/FRA/Y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C40E0" w14:textId="77777777" w:rsidR="000F56C0" w:rsidRDefault="000F56C0" w:rsidP="000F56C0">
            <w:pPr>
              <w:pStyle w:val="NormalWeb"/>
            </w:pPr>
            <w:r>
              <w:rPr>
                <w:color w:val="0747A6"/>
              </w:rPr>
              <w:t> </w:t>
            </w:r>
          </w:p>
        </w:tc>
      </w:tr>
      <w:tr w:rsidR="000F56C0" w14:paraId="0A94B34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51AD3"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C2F476" w14:textId="77777777" w:rsidR="000F56C0" w:rsidRDefault="000F56C0" w:rsidP="000F56C0">
            <w:pPr>
              <w:pStyle w:val="NormalWeb"/>
            </w:pPr>
            <w:r>
              <w:rPr>
                <w:color w:val="0747A6"/>
              </w:rPr>
              <w:t xml:space="preserve">.N/001644401001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9043F" w14:textId="77777777" w:rsidR="000F56C0" w:rsidRDefault="000F56C0" w:rsidP="000F56C0">
            <w:pPr>
              <w:pStyle w:val="NormalWeb"/>
            </w:pPr>
            <w:r>
              <w:rPr>
                <w:color w:val="0747A6"/>
              </w:rPr>
              <w:t> </w:t>
            </w:r>
          </w:p>
        </w:tc>
      </w:tr>
      <w:tr w:rsidR="000F56C0" w14:paraId="433C12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DF67F"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D621DA" w14:textId="77777777" w:rsidR="000F56C0" w:rsidRDefault="000F56C0" w:rsidP="000F56C0">
            <w:pPr>
              <w:pStyle w:val="NormalWeb"/>
            </w:pPr>
            <w:r>
              <w:rPr>
                <w:color w:val="0747A6"/>
              </w:rPr>
              <w:t xml:space="preserve">.P/Lowry/K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D9F7C" w14:textId="77777777" w:rsidR="000F56C0" w:rsidRDefault="000F56C0" w:rsidP="000F56C0">
            <w:pPr>
              <w:pStyle w:val="NormalWeb"/>
            </w:pPr>
            <w:r>
              <w:rPr>
                <w:color w:val="0747A6"/>
              </w:rPr>
              <w:t> </w:t>
            </w:r>
          </w:p>
        </w:tc>
      </w:tr>
      <w:tr w:rsidR="000F56C0" w14:paraId="3809897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FD9F8"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9ED77" w14:textId="77777777" w:rsidR="000F56C0" w:rsidRDefault="000F56C0" w:rsidP="000F56C0">
            <w:pPr>
              <w:pStyle w:val="NormalWeb"/>
            </w:pPr>
            <w:r>
              <w:rPr>
                <w:color w:val="0747A6"/>
              </w:rPr>
              <w:t xml:space="preserve">ENDBTM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07B722" w14:textId="77777777" w:rsidR="000F56C0" w:rsidRDefault="000F56C0" w:rsidP="000F56C0">
            <w:pPr>
              <w:pStyle w:val="NormalWeb"/>
            </w:pPr>
            <w:r>
              <w:rPr>
                <w:color w:val="0747A6"/>
              </w:rPr>
              <w:t> </w:t>
            </w:r>
          </w:p>
        </w:tc>
      </w:tr>
      <w:tr w:rsidR="000F56C0" w14:paraId="447254D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EA71B7"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96621" w14:textId="77777777" w:rsidR="000F56C0" w:rsidRDefault="000F56C0" w:rsidP="000F56C0">
            <w:pPr>
              <w:pStyle w:val="NormalWeb"/>
            </w:pPr>
            <w:r>
              <w:rPr>
                <w:color w:val="0747A6"/>
              </w:rPr>
              <w:t xml:space="preserve">BTM DEL sent when baggage re-flight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6FC1FF" w14:textId="77777777" w:rsidR="000F56C0" w:rsidRDefault="000F56C0" w:rsidP="000F56C0">
            <w:pPr>
              <w:pStyle w:val="NormalWeb"/>
            </w:pPr>
            <w:r>
              <w:rPr>
                <w:color w:val="0747A6"/>
              </w:rPr>
              <w:t> </w:t>
            </w:r>
          </w:p>
        </w:tc>
      </w:tr>
      <w:tr w:rsidR="000F56C0" w14:paraId="557A7C43" w14:textId="77777777" w:rsidTr="00450526">
        <w:trPr>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C8F18" w14:textId="77777777" w:rsidR="000F56C0" w:rsidRDefault="000F56C0" w:rsidP="000F56C0">
            <w:pPr>
              <w:pStyle w:val="NormalWeb"/>
            </w:pPr>
            <w:r>
              <w:rPr>
                <w:color w:val="0747A6"/>
              </w:rPr>
              <w:t> </w:t>
            </w:r>
          </w:p>
        </w:tc>
      </w:tr>
      <w:tr w:rsidR="000F56C0" w14:paraId="68754AA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FDE996"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6F1C3" w14:textId="77777777" w:rsidR="000F56C0" w:rsidRDefault="000F56C0" w:rsidP="000F56C0">
            <w:pPr>
              <w:pStyle w:val="NormalWeb"/>
            </w:pPr>
            <w:r>
              <w:rPr>
                <w:color w:val="0747A6"/>
              </w:rPr>
              <w:t xml:space="preserve">BTM&lt;≡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5B09D" w14:textId="77777777" w:rsidR="000F56C0" w:rsidRDefault="000F56C0" w:rsidP="000F56C0">
            <w:pPr>
              <w:pStyle w:val="NormalWeb"/>
            </w:pPr>
            <w:r>
              <w:rPr>
                <w:color w:val="0747A6"/>
              </w:rPr>
              <w:t> </w:t>
            </w:r>
          </w:p>
        </w:tc>
      </w:tr>
      <w:tr w:rsidR="000F56C0" w14:paraId="018561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DDDC7"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217D2" w14:textId="77777777" w:rsidR="000F56C0" w:rsidRDefault="000F56C0" w:rsidP="000F56C0">
            <w:pPr>
              <w:pStyle w:val="NormalWeb"/>
            </w:pPr>
            <w:r>
              <w:rPr>
                <w:color w:val="0747A6"/>
              </w:rPr>
              <w:t xml:space="preserve">DEL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88CF4C" w14:textId="77777777" w:rsidR="000F56C0" w:rsidRDefault="000F56C0" w:rsidP="000F56C0">
            <w:pPr>
              <w:pStyle w:val="NormalWeb"/>
            </w:pPr>
            <w:r>
              <w:rPr>
                <w:color w:val="0747A6"/>
              </w:rPr>
              <w:t> </w:t>
            </w:r>
          </w:p>
        </w:tc>
      </w:tr>
      <w:tr w:rsidR="000F56C0" w14:paraId="0CFC093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456CB"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82AB99" w14:textId="77777777" w:rsidR="000F56C0" w:rsidRDefault="000F56C0" w:rsidP="000F56C0">
            <w:pPr>
              <w:pStyle w:val="NormalWeb"/>
            </w:pPr>
            <w:r>
              <w:rPr>
                <w:color w:val="0747A6"/>
              </w:rPr>
              <w:t xml:space="preserve">.V/1TORD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FDE9B8" w14:textId="77777777" w:rsidR="000F56C0" w:rsidRDefault="000F56C0" w:rsidP="000F56C0">
            <w:pPr>
              <w:pStyle w:val="NormalWeb"/>
            </w:pPr>
            <w:r>
              <w:rPr>
                <w:color w:val="0747A6"/>
              </w:rPr>
              <w:t> </w:t>
            </w:r>
          </w:p>
        </w:tc>
      </w:tr>
      <w:tr w:rsidR="000F56C0" w14:paraId="2D9D16E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FA66DC"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48E4A2" w14:textId="77777777" w:rsidR="000F56C0" w:rsidRDefault="000F56C0" w:rsidP="000F56C0">
            <w:pPr>
              <w:pStyle w:val="NormalWeb"/>
            </w:pPr>
            <w:r>
              <w:rPr>
                <w:color w:val="0747A6"/>
              </w:rPr>
              <w:t xml:space="preserve">.I/UA958/01APR/DEN/Y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7E51B" w14:textId="77777777" w:rsidR="000F56C0" w:rsidRDefault="000F56C0" w:rsidP="000F56C0">
            <w:pPr>
              <w:pStyle w:val="NormalWeb"/>
            </w:pPr>
            <w:r>
              <w:rPr>
                <w:color w:val="0747A6"/>
              </w:rPr>
              <w:t> </w:t>
            </w:r>
          </w:p>
        </w:tc>
      </w:tr>
      <w:tr w:rsidR="000F56C0" w14:paraId="5D531C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34F96"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120E3" w14:textId="77777777" w:rsidR="000F56C0" w:rsidRDefault="000F56C0" w:rsidP="000F56C0">
            <w:pPr>
              <w:pStyle w:val="NormalWeb"/>
            </w:pPr>
            <w:r>
              <w:rPr>
                <w:color w:val="0747A6"/>
              </w:rPr>
              <w:t xml:space="preserve">.F/LH431/01APR/FRA/Y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A74D73" w14:textId="77777777" w:rsidR="000F56C0" w:rsidRDefault="000F56C0" w:rsidP="000F56C0">
            <w:pPr>
              <w:pStyle w:val="NormalWeb"/>
            </w:pPr>
            <w:r>
              <w:rPr>
                <w:color w:val="0747A6"/>
              </w:rPr>
              <w:t> </w:t>
            </w:r>
          </w:p>
        </w:tc>
      </w:tr>
      <w:tr w:rsidR="000F56C0" w14:paraId="7257649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29D8D"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131EA9" w14:textId="77777777" w:rsidR="000F56C0" w:rsidRDefault="000F56C0" w:rsidP="000F56C0">
            <w:pPr>
              <w:pStyle w:val="NormalWeb"/>
            </w:pPr>
            <w:r>
              <w:rPr>
                <w:color w:val="0747A6"/>
              </w:rPr>
              <w:t xml:space="preserve">.N/001644401001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8C1D93" w14:textId="77777777" w:rsidR="000F56C0" w:rsidRDefault="000F56C0" w:rsidP="000F56C0">
            <w:pPr>
              <w:pStyle w:val="NormalWeb"/>
            </w:pPr>
            <w:r>
              <w:rPr>
                <w:color w:val="0747A6"/>
              </w:rPr>
              <w:t> </w:t>
            </w:r>
          </w:p>
        </w:tc>
      </w:tr>
      <w:tr w:rsidR="000F56C0" w14:paraId="59584E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C07E6"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87B7D4" w14:textId="77777777" w:rsidR="000F56C0" w:rsidRDefault="000F56C0" w:rsidP="000F56C0">
            <w:pPr>
              <w:pStyle w:val="NormalWeb"/>
            </w:pPr>
            <w:r>
              <w:rPr>
                <w:color w:val="0747A6"/>
              </w:rPr>
              <w:t xml:space="preserve">.P/Lowry/K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A41F79" w14:textId="77777777" w:rsidR="000F56C0" w:rsidRDefault="000F56C0" w:rsidP="000F56C0">
            <w:pPr>
              <w:pStyle w:val="NormalWeb"/>
            </w:pPr>
            <w:r>
              <w:rPr>
                <w:color w:val="0747A6"/>
              </w:rPr>
              <w:t> </w:t>
            </w:r>
          </w:p>
        </w:tc>
      </w:tr>
      <w:tr w:rsidR="000F56C0" w14:paraId="621452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C98EA0"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715415" w14:textId="77777777" w:rsidR="000F56C0" w:rsidRDefault="000F56C0" w:rsidP="000F56C0">
            <w:pPr>
              <w:pStyle w:val="NormalWeb"/>
            </w:pPr>
            <w:r>
              <w:rPr>
                <w:color w:val="0747A6"/>
              </w:rPr>
              <w:t xml:space="preserve">.E/MIS&lt;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3A02B" w14:textId="77777777" w:rsidR="000F56C0" w:rsidRDefault="000F56C0" w:rsidP="000F56C0">
            <w:pPr>
              <w:pStyle w:val="NormalWeb"/>
            </w:pPr>
            <w:r>
              <w:rPr>
                <w:color w:val="0747A6"/>
              </w:rPr>
              <w:t>Indicator for mishandled baggage</w:t>
            </w:r>
          </w:p>
        </w:tc>
      </w:tr>
      <w:tr w:rsidR="000F56C0" w14:paraId="25E893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BC89F5"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55E63" w14:textId="77777777" w:rsidR="000F56C0" w:rsidRDefault="000F56C0" w:rsidP="000F56C0">
            <w:pPr>
              <w:pStyle w:val="NormalWeb"/>
            </w:pPr>
            <w:r>
              <w:rPr>
                <w:color w:val="0747A6"/>
              </w:rPr>
              <w:t xml:space="preserve">ENDBTM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02C266" w14:textId="77777777" w:rsidR="000F56C0" w:rsidRDefault="000F56C0" w:rsidP="000F56C0">
            <w:pPr>
              <w:pStyle w:val="NormalWeb"/>
            </w:pPr>
            <w:r>
              <w:rPr>
                <w:color w:val="0747A6"/>
              </w:rPr>
              <w:t> </w:t>
            </w:r>
          </w:p>
        </w:tc>
      </w:tr>
      <w:tr w:rsidR="000F56C0" w14:paraId="00D9341C" w14:textId="77777777" w:rsidTr="00450526">
        <w:trPr>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C5FEF" w14:textId="77777777" w:rsidR="000F56C0" w:rsidRDefault="000F56C0" w:rsidP="000F56C0">
            <w:pPr>
              <w:pStyle w:val="NormalWeb"/>
            </w:pPr>
            <w:r>
              <w:rPr>
                <w:color w:val="0747A6"/>
              </w:rPr>
              <w:t> </w:t>
            </w:r>
          </w:p>
        </w:tc>
      </w:tr>
      <w:tr w:rsidR="000F56C0" w14:paraId="690392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0D94F"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D7BF3" w14:textId="77777777" w:rsidR="000F56C0" w:rsidRDefault="000F56C0" w:rsidP="000F56C0">
            <w:pPr>
              <w:pStyle w:val="NormalWeb"/>
            </w:pPr>
            <w:r>
              <w:rPr>
                <w:color w:val="0747A6"/>
              </w:rPr>
              <w:t xml:space="preserve">BTM sent when baggage re-flight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D8ECDC" w14:textId="77777777" w:rsidR="000F56C0" w:rsidRDefault="000F56C0" w:rsidP="000F56C0">
            <w:pPr>
              <w:pStyle w:val="NormalWeb"/>
            </w:pPr>
            <w:r>
              <w:rPr>
                <w:color w:val="0747A6"/>
              </w:rPr>
              <w:t> </w:t>
            </w:r>
          </w:p>
        </w:tc>
      </w:tr>
      <w:tr w:rsidR="000F56C0" w14:paraId="4077D1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19B9F"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8C0D4F" w14:textId="77777777" w:rsidR="000F56C0" w:rsidRDefault="000F56C0" w:rsidP="000F56C0">
            <w:pPr>
              <w:pStyle w:val="NormalWeb"/>
            </w:pPr>
            <w:r>
              <w:rPr>
                <w:color w:val="0747A6"/>
              </w:rPr>
              <w:t xml:space="preserve">BTM&lt;≡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E774C6" w14:textId="77777777" w:rsidR="000F56C0" w:rsidRDefault="000F56C0" w:rsidP="000F56C0">
            <w:pPr>
              <w:pStyle w:val="NormalWeb"/>
            </w:pPr>
            <w:r>
              <w:rPr>
                <w:color w:val="0747A6"/>
              </w:rPr>
              <w:t> </w:t>
            </w:r>
          </w:p>
        </w:tc>
      </w:tr>
      <w:tr w:rsidR="000F56C0" w14:paraId="2CD135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957D3"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9B19B6" w14:textId="77777777" w:rsidR="000F56C0" w:rsidRDefault="000F56C0" w:rsidP="000F56C0">
            <w:pPr>
              <w:pStyle w:val="NormalWeb"/>
            </w:pPr>
            <w:r>
              <w:rPr>
                <w:color w:val="0747A6"/>
              </w:rPr>
              <w:t xml:space="preserve">.V/1TORD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362FB7" w14:textId="77777777" w:rsidR="000F56C0" w:rsidRDefault="000F56C0" w:rsidP="000F56C0">
            <w:pPr>
              <w:pStyle w:val="NormalWeb"/>
            </w:pPr>
            <w:r>
              <w:rPr>
                <w:color w:val="0747A6"/>
              </w:rPr>
              <w:t> </w:t>
            </w:r>
          </w:p>
        </w:tc>
      </w:tr>
      <w:tr w:rsidR="000F56C0" w14:paraId="29045C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70DE3"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ACBE31" w14:textId="77777777" w:rsidR="000F56C0" w:rsidRDefault="000F56C0" w:rsidP="000F56C0">
            <w:pPr>
              <w:pStyle w:val="NormalWeb"/>
            </w:pPr>
            <w:r>
              <w:rPr>
                <w:color w:val="0747A6"/>
              </w:rPr>
              <w:t xml:space="preserve">.I/UA248/01APR/DEN/Y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93A0A" w14:textId="77777777" w:rsidR="000F56C0" w:rsidRDefault="000F56C0" w:rsidP="000F56C0">
            <w:pPr>
              <w:pStyle w:val="NormalWeb"/>
            </w:pPr>
            <w:r>
              <w:rPr>
                <w:color w:val="0747A6"/>
              </w:rPr>
              <w:t> </w:t>
            </w:r>
          </w:p>
        </w:tc>
      </w:tr>
      <w:tr w:rsidR="000F56C0" w14:paraId="190144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4E8D24"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89784C" w14:textId="77777777" w:rsidR="000F56C0" w:rsidRDefault="000F56C0" w:rsidP="000F56C0">
            <w:pPr>
              <w:pStyle w:val="NormalWeb"/>
            </w:pPr>
            <w:r>
              <w:rPr>
                <w:color w:val="0747A6"/>
              </w:rPr>
              <w:t xml:space="preserve">.F/LH433/01APR/FRA/Y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8A366" w14:textId="77777777" w:rsidR="000F56C0" w:rsidRDefault="000F56C0" w:rsidP="000F56C0">
            <w:pPr>
              <w:pStyle w:val="NormalWeb"/>
            </w:pPr>
            <w:r>
              <w:rPr>
                <w:color w:val="0747A6"/>
              </w:rPr>
              <w:t> </w:t>
            </w:r>
          </w:p>
        </w:tc>
      </w:tr>
      <w:tr w:rsidR="000F56C0" w14:paraId="762D6F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ABC34"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D2F765" w14:textId="77777777" w:rsidR="000F56C0" w:rsidRDefault="000F56C0" w:rsidP="000F56C0">
            <w:pPr>
              <w:pStyle w:val="NormalWeb"/>
            </w:pPr>
            <w:r>
              <w:rPr>
                <w:color w:val="0747A6"/>
              </w:rPr>
              <w:t xml:space="preserve">.N/001644401001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69DC19" w14:textId="77777777" w:rsidR="000F56C0" w:rsidRDefault="000F56C0" w:rsidP="000F56C0">
            <w:pPr>
              <w:pStyle w:val="NormalWeb"/>
            </w:pPr>
            <w:r>
              <w:rPr>
                <w:color w:val="0747A6"/>
              </w:rPr>
              <w:t> </w:t>
            </w:r>
          </w:p>
        </w:tc>
      </w:tr>
      <w:tr w:rsidR="000F56C0" w14:paraId="6C8FF36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09C92B"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775E3F" w14:textId="77777777" w:rsidR="000F56C0" w:rsidRDefault="000F56C0" w:rsidP="000F56C0">
            <w:pPr>
              <w:pStyle w:val="NormalWeb"/>
            </w:pPr>
            <w:r>
              <w:rPr>
                <w:color w:val="0747A6"/>
              </w:rPr>
              <w:t xml:space="preserve">.P/LOWRY/K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778BF" w14:textId="77777777" w:rsidR="000F56C0" w:rsidRDefault="000F56C0" w:rsidP="000F56C0">
            <w:pPr>
              <w:pStyle w:val="NormalWeb"/>
            </w:pPr>
            <w:r>
              <w:rPr>
                <w:color w:val="0747A6"/>
              </w:rPr>
              <w:t> </w:t>
            </w:r>
          </w:p>
        </w:tc>
      </w:tr>
      <w:tr w:rsidR="000F56C0" w14:paraId="1F11E05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9A336"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744ED" w14:textId="77777777" w:rsidR="000F56C0" w:rsidRDefault="000F56C0" w:rsidP="000F56C0">
            <w:pPr>
              <w:pStyle w:val="NormalWeb"/>
            </w:pPr>
            <w:r>
              <w:rPr>
                <w:color w:val="0747A6"/>
              </w:rPr>
              <w:t xml:space="preserve">.E/RUSH&lt;≡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C3108" w14:textId="77777777" w:rsidR="000F56C0" w:rsidRDefault="000F56C0" w:rsidP="000F56C0">
            <w:pPr>
              <w:pStyle w:val="NormalWeb"/>
            </w:pPr>
            <w:r>
              <w:rPr>
                <w:color w:val="0747A6"/>
              </w:rPr>
              <w:t>Indicator for rush baggage</w:t>
            </w:r>
          </w:p>
        </w:tc>
      </w:tr>
      <w:tr w:rsidR="000F56C0" w14:paraId="732CF5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D83AAE"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FED39" w14:textId="77777777" w:rsidR="000F56C0" w:rsidRDefault="000F56C0" w:rsidP="000F56C0">
            <w:pPr>
              <w:pStyle w:val="NormalWeb"/>
            </w:pPr>
            <w:r>
              <w:rPr>
                <w:color w:val="0747A6"/>
              </w:rPr>
              <w:t xml:space="preserve">ENDBTM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4C462C" w14:textId="77777777" w:rsidR="000F56C0" w:rsidRDefault="000F56C0" w:rsidP="000F56C0">
            <w:pPr>
              <w:pStyle w:val="NormalWeb"/>
            </w:pPr>
            <w:r>
              <w:rPr>
                <w:color w:val="0747A6"/>
              </w:rPr>
              <w:t> </w:t>
            </w:r>
          </w:p>
        </w:tc>
      </w:tr>
      <w:tr w:rsidR="000F56C0" w14:paraId="29CED5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C3DA36"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71585" w14:textId="77777777" w:rsidR="000F56C0" w:rsidRDefault="000F56C0" w:rsidP="000F56C0">
            <w:pPr>
              <w:pStyle w:val="NormalWeb"/>
            </w:pPr>
            <w:r>
              <w:rPr>
                <w:color w:val="0747A6"/>
              </w:rPr>
              <w:t>…</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1693A" w14:textId="77777777" w:rsidR="000F56C0" w:rsidRDefault="000F56C0" w:rsidP="000F56C0">
            <w:pPr>
              <w:pStyle w:val="NormalWeb"/>
            </w:pPr>
            <w:r>
              <w:rPr>
                <w:color w:val="0747A6"/>
              </w:rPr>
              <w:t> </w:t>
            </w:r>
          </w:p>
        </w:tc>
      </w:tr>
      <w:tr w:rsidR="000F56C0" w14:paraId="3542B975" w14:textId="77777777" w:rsidTr="00450526">
        <w:trPr>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10F3E" w14:textId="77777777" w:rsidR="000F56C0" w:rsidRDefault="000F56C0" w:rsidP="000F56C0">
            <w:pPr>
              <w:pStyle w:val="NormalWeb"/>
            </w:pPr>
            <w:r>
              <w:rPr>
                <w:color w:val="0747A6"/>
              </w:rPr>
              <w:t> </w:t>
            </w:r>
          </w:p>
        </w:tc>
      </w:tr>
      <w:tr w:rsidR="000F56C0" w14:paraId="072FB5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D181C3"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C01E4" w14:textId="77777777" w:rsidR="000F56C0" w:rsidRDefault="000F56C0" w:rsidP="000F56C0">
            <w:pPr>
              <w:pStyle w:val="NormalWeb"/>
            </w:pPr>
            <w:r>
              <w:rPr>
                <w:color w:val="0747A6"/>
              </w:rPr>
              <w:t xml:space="preserve">BTM&lt;≡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913875" w14:textId="77777777" w:rsidR="000F56C0" w:rsidRDefault="000F56C0" w:rsidP="000F56C0">
            <w:pPr>
              <w:pStyle w:val="NormalWeb"/>
            </w:pPr>
            <w:r>
              <w:rPr>
                <w:color w:val="0747A6"/>
              </w:rPr>
              <w:t>Standard Message Identifier</w:t>
            </w:r>
          </w:p>
        </w:tc>
      </w:tr>
      <w:tr w:rsidR="000F56C0" w14:paraId="623335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62FB45"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E6C6C" w14:textId="77777777" w:rsidR="000F56C0" w:rsidRDefault="000F56C0" w:rsidP="000F56C0">
            <w:pPr>
              <w:pStyle w:val="NormalWeb"/>
            </w:pPr>
            <w:r>
              <w:rPr>
                <w:color w:val="0747A6"/>
              </w:rPr>
              <w:t xml:space="preserve">.V/1TLAX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A2235B" w14:textId="77777777" w:rsidR="000F56C0" w:rsidRDefault="000F56C0" w:rsidP="000F56C0">
            <w:pPr>
              <w:pStyle w:val="NormalWeb"/>
            </w:pPr>
            <w:r>
              <w:rPr>
                <w:color w:val="0747A6"/>
              </w:rPr>
              <w:t>Transfer baggage at LAX</w:t>
            </w:r>
          </w:p>
        </w:tc>
      </w:tr>
      <w:tr w:rsidR="000F56C0" w14:paraId="0B783FB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A2ACFE"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371BA" w14:textId="77777777" w:rsidR="000F56C0" w:rsidRDefault="000F56C0" w:rsidP="000F56C0">
            <w:pPr>
              <w:pStyle w:val="NormalWeb"/>
            </w:pPr>
            <w:r>
              <w:rPr>
                <w:color w:val="0747A6"/>
              </w:rPr>
              <w:t xml:space="preserve">.I/NZ384/01APR/LAX/Y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BEC42A" w14:textId="77777777" w:rsidR="000F56C0" w:rsidRDefault="000F56C0" w:rsidP="000F56C0">
            <w:pPr>
              <w:pStyle w:val="NormalWeb"/>
            </w:pPr>
            <w:r>
              <w:rPr>
                <w:color w:val="0747A6"/>
              </w:rPr>
              <w:t>Inbound from AKL on NZ384</w:t>
            </w:r>
          </w:p>
        </w:tc>
      </w:tr>
      <w:tr w:rsidR="000F56C0" w14:paraId="2A10E9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07199"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2BD92" w14:textId="77777777" w:rsidR="000F56C0" w:rsidRDefault="000F56C0" w:rsidP="000F56C0">
            <w:pPr>
              <w:pStyle w:val="NormalWeb"/>
            </w:pPr>
            <w:r>
              <w:rPr>
                <w:color w:val="0747A6"/>
              </w:rPr>
              <w:t xml:space="preserve">.F/UA5564/01APR/DEN/M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F4C5A" w14:textId="77777777" w:rsidR="000F56C0" w:rsidRDefault="000F56C0" w:rsidP="000F56C0">
            <w:pPr>
              <w:pStyle w:val="NormalWeb"/>
            </w:pPr>
            <w:r>
              <w:rPr>
                <w:color w:val="0747A6"/>
              </w:rPr>
              <w:t>Transfer to UA5564 to DEN</w:t>
            </w:r>
          </w:p>
        </w:tc>
      </w:tr>
      <w:tr w:rsidR="000F56C0" w14:paraId="6D9497A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833DD"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A9753" w14:textId="77777777" w:rsidR="000F56C0" w:rsidRDefault="000F56C0" w:rsidP="000F56C0">
            <w:pPr>
              <w:pStyle w:val="NormalWeb"/>
            </w:pPr>
            <w:r>
              <w:rPr>
                <w:color w:val="0747A6"/>
              </w:rPr>
              <w:t xml:space="preserve">.N/0086167387003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0C3687" w14:textId="77777777" w:rsidR="000F56C0" w:rsidRDefault="000F56C0" w:rsidP="000F56C0">
            <w:pPr>
              <w:pStyle w:val="NormalWeb"/>
            </w:pPr>
            <w:r>
              <w:rPr>
                <w:color w:val="0747A6"/>
              </w:rPr>
              <w:t>3 Bag Tags; numbers 0086167387, 0086167388 and 0086167389</w:t>
            </w:r>
          </w:p>
        </w:tc>
      </w:tr>
      <w:tr w:rsidR="000F56C0" w14:paraId="702B2E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8BE8B7"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6BB416" w14:textId="77777777" w:rsidR="000F56C0" w:rsidRDefault="000F56C0" w:rsidP="000F56C0">
            <w:pPr>
              <w:pStyle w:val="NormalWeb"/>
            </w:pPr>
            <w:r>
              <w:rPr>
                <w:color w:val="0747A6"/>
              </w:rPr>
              <w:t xml:space="preserve">.P/JAMESON/S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E8705C" w14:textId="77777777" w:rsidR="000F56C0" w:rsidRDefault="000F56C0" w:rsidP="000F56C0">
            <w:pPr>
              <w:pStyle w:val="NormalWeb"/>
            </w:pPr>
            <w:r>
              <w:rPr>
                <w:color w:val="0747A6"/>
              </w:rPr>
              <w:t>Passenger Name: Jameson</w:t>
            </w:r>
          </w:p>
        </w:tc>
      </w:tr>
      <w:tr w:rsidR="000F56C0" w14:paraId="5A733C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91634A"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9ADB6F" w14:textId="77777777" w:rsidR="000F56C0" w:rsidRDefault="000F56C0" w:rsidP="000F56C0">
            <w:pPr>
              <w:pStyle w:val="NormalWeb"/>
            </w:pPr>
            <w:r>
              <w:rPr>
                <w:color w:val="0747A6"/>
              </w:rPr>
              <w:t xml:space="preserve">.M/0086167387/G/9EFDB6E6CFCE42018954D37159CEB0EF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10B17" w14:textId="77777777" w:rsidR="000F56C0" w:rsidRDefault="000F56C0" w:rsidP="000F56C0">
            <w:pPr>
              <w:pStyle w:val="NormalWeb"/>
            </w:pPr>
            <w:r>
              <w:rPr>
                <w:color w:val="0747A6"/>
              </w:rPr>
              <w:t>Bag #1 is an EBT with GUID 9EFDB6E6-CFCE-4201-8954-D37159CEB0EF</w:t>
            </w:r>
          </w:p>
        </w:tc>
      </w:tr>
      <w:tr w:rsidR="000F56C0" w14:paraId="500BDF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3E8F6"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9CF339" w14:textId="77777777" w:rsidR="000F56C0" w:rsidRDefault="000F56C0" w:rsidP="000F56C0">
            <w:pPr>
              <w:pStyle w:val="NormalWeb"/>
            </w:pPr>
            <w:r>
              <w:rPr>
                <w:color w:val="0747A6"/>
              </w:rPr>
              <w:t xml:space="preserve">.M/0086167387/G/9EFDB6E6CFCE42018954D37159CEB0F0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B7A9E" w14:textId="77777777" w:rsidR="000F56C0" w:rsidRDefault="000F56C0" w:rsidP="000F56C0">
            <w:pPr>
              <w:pStyle w:val="NormalWeb"/>
            </w:pPr>
            <w:r>
              <w:rPr>
                <w:color w:val="0747A6"/>
              </w:rPr>
              <w:t>Bag #2 is an EBT with GUID 9EFDB6E6-CFCE-4201-8954-D37159CEB0F0 and TID</w:t>
            </w:r>
          </w:p>
        </w:tc>
      </w:tr>
      <w:tr w:rsidR="000F56C0" w14:paraId="1116CBA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C7F31"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860ED" w14:textId="77777777" w:rsidR="000F56C0" w:rsidRDefault="000F56C0" w:rsidP="000F56C0">
            <w:pPr>
              <w:pStyle w:val="NormalWeb"/>
            </w:pPr>
            <w:r>
              <w:rPr>
                <w:color w:val="0747A6"/>
              </w:rPr>
              <w:t xml:space="preserve">.M/0086167388/T/7D38A21F0B6E54D359C6CF09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B541E" w14:textId="77777777" w:rsidR="000F56C0" w:rsidRDefault="000F56C0" w:rsidP="000F56C0">
            <w:pPr>
              <w:pStyle w:val="NormalWeb"/>
            </w:pPr>
            <w:r>
              <w:rPr>
                <w:color w:val="0747A6"/>
              </w:rPr>
              <w:t>7D38A21F0B6E54D359C6CF09</w:t>
            </w:r>
          </w:p>
        </w:tc>
      </w:tr>
      <w:tr w:rsidR="000F56C0" w14:paraId="0DAEBF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8FADD2"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C1732" w14:textId="77777777" w:rsidR="000F56C0" w:rsidRDefault="000F56C0" w:rsidP="000F56C0">
            <w:pPr>
              <w:pStyle w:val="NormalWeb"/>
            </w:pPr>
            <w:r>
              <w:rPr>
                <w:color w:val="0747A6"/>
              </w:rPr>
              <w:t xml:space="preserve">.M/0086167389/X/7D38A21F0B6E454DA359C6CF0A454254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2C50F" w14:textId="77777777" w:rsidR="000F56C0" w:rsidRDefault="000F56C0" w:rsidP="000F56C0">
            <w:pPr>
              <w:pStyle w:val="NormalWeb"/>
            </w:pPr>
            <w:r>
              <w:rPr>
                <w:color w:val="0747A6"/>
              </w:rPr>
              <w:t>Bag #3 is an EBT with GUID 7D38A21F-0B6E-454D-A359-C6CF0A454254 generated from the EBT TID 7D38A21F0B6E54D359C6CF0A</w:t>
            </w:r>
          </w:p>
        </w:tc>
      </w:tr>
      <w:tr w:rsidR="000F56C0" w14:paraId="65A365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038550"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1E037D"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89972" w14:textId="77777777" w:rsidR="000F56C0" w:rsidRDefault="000F56C0" w:rsidP="000F56C0">
            <w:pPr>
              <w:pStyle w:val="NormalWeb"/>
            </w:pPr>
            <w:r>
              <w:rPr>
                <w:color w:val="0747A6"/>
              </w:rPr>
              <w:t>End of Message Identifier</w:t>
            </w:r>
          </w:p>
        </w:tc>
      </w:tr>
    </w:tbl>
    <w:p w14:paraId="48753891" w14:textId="77777777" w:rsidR="000F56C0" w:rsidRDefault="000F56C0" w:rsidP="000F56C0">
      <w:pPr>
        <w:rPr>
          <w:rFonts w:eastAsia="Times New Roman"/>
        </w:rPr>
      </w:pPr>
    </w:p>
    <w:p w14:paraId="191F37CC" w14:textId="42F69337" w:rsidR="000F56C0" w:rsidRDefault="000F56C0" w:rsidP="000F56C0">
      <w:pPr>
        <w:pStyle w:val="Heading1"/>
        <w:rPr>
          <w:rFonts w:eastAsia="Times New Roman"/>
          <w:kern w:val="36"/>
          <w:sz w:val="48"/>
          <w:szCs w:val="48"/>
          <w14:ligatures w14:val="none"/>
        </w:rPr>
      </w:pPr>
      <w:r>
        <w:rPr>
          <w:rFonts w:eastAsia="Times New Roman"/>
        </w:rPr>
        <w:t>4.9 BSM examples</w:t>
      </w:r>
    </w:p>
    <w:p w14:paraId="0C075CCE" w14:textId="77777777" w:rsidR="000F56C0" w:rsidRDefault="000F56C0" w:rsidP="00C60298">
      <w:pPr>
        <w:pStyle w:val="Heading2"/>
        <w:rPr>
          <w:rFonts w:eastAsia="Times New Roman"/>
        </w:rPr>
      </w:pPr>
      <w:r>
        <w:rPr>
          <w:rFonts w:eastAsia="Times New Roman"/>
        </w:rPr>
        <w:t>Processed</w:t>
      </w:r>
    </w:p>
    <w:p w14:paraId="117FFAF1" w14:textId="77777777" w:rsidR="000F56C0" w:rsidRDefault="000F56C0" w:rsidP="00C60298">
      <w:pPr>
        <w:pStyle w:val="Heading4"/>
        <w:rPr>
          <w:rFonts w:eastAsia="Times New Roman"/>
        </w:rPr>
      </w:pPr>
      <w:r>
        <w:rPr>
          <w:rFonts w:eastAsia="Times New Roman"/>
          <w:color w:val="0747A6"/>
        </w:rPr>
        <w:t xml:space="preserve">4.9.1     BSM with minimum elements for sortation </w:t>
      </w:r>
    </w:p>
    <w:p w14:paraId="75CABA8D" w14:textId="77777777" w:rsidR="000F56C0" w:rsidRDefault="000F56C0" w:rsidP="00C60298">
      <w:pPr>
        <w:pStyle w:val="NormalWeb"/>
      </w:pPr>
      <w:r>
        <w:t>use case: absolute minimum content</w:t>
      </w:r>
    </w:p>
    <w:p w14:paraId="7D63AC9A" w14:textId="77777777" w:rsidR="000F56C0" w:rsidRDefault="000F56C0" w:rsidP="00C60298">
      <w:pPr>
        <w:pStyle w:val="NormalWeb"/>
      </w:pPr>
      <w:r>
        <w:t>Redaction: reduce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05"/>
        <w:gridCol w:w="4636"/>
      </w:tblGrid>
      <w:tr w:rsidR="000F56C0" w14:paraId="000642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19A09"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DF427B" w14:textId="77777777" w:rsidR="000F56C0" w:rsidRDefault="000F56C0" w:rsidP="00C60298">
            <w:pPr>
              <w:pStyle w:val="NormalWeb"/>
            </w:pPr>
            <w:r>
              <w:rPr>
                <w:color w:val="0747A6"/>
              </w:rPr>
              <w:t>Standard Message Identifier</w:t>
            </w:r>
          </w:p>
        </w:tc>
      </w:tr>
      <w:tr w:rsidR="000F56C0" w14:paraId="498605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760DF" w14:textId="77777777" w:rsidR="000F56C0" w:rsidRDefault="000F56C0" w:rsidP="00C60298">
            <w:pPr>
              <w:pStyle w:val="NormalWeb"/>
            </w:pPr>
            <w:r>
              <w:rPr>
                <w:color w:val="0747A6"/>
              </w:rPr>
              <w:t>.V/1TZRH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C0E87" w14:textId="77777777" w:rsidR="000F56C0" w:rsidRDefault="000F56C0" w:rsidP="00C60298">
            <w:pPr>
              <w:pStyle w:val="NormalWeb"/>
            </w:pPr>
            <w:r>
              <w:rPr>
                <w:color w:val="0747A6"/>
              </w:rPr>
              <w:t>Version; Transfer bag at ZRH</w:t>
            </w:r>
          </w:p>
        </w:tc>
      </w:tr>
      <w:tr w:rsidR="000F56C0" w14:paraId="289573C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D0B0E" w14:textId="77777777" w:rsidR="000F56C0" w:rsidRDefault="000F56C0" w:rsidP="00C60298">
            <w:pPr>
              <w:pStyle w:val="NormalWeb"/>
            </w:pPr>
            <w:r>
              <w:rPr>
                <w:color w:val="0747A6"/>
              </w:rPr>
              <w:t>.F/SR101/18APR/JFK/F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1DD588" w14:textId="77777777" w:rsidR="000F56C0" w:rsidRDefault="000F56C0" w:rsidP="00C60298">
            <w:pPr>
              <w:pStyle w:val="NormalWeb"/>
            </w:pPr>
            <w:r>
              <w:rPr>
                <w:color w:val="0747A6"/>
              </w:rPr>
              <w:t>Outbound carrier and flight; Date; Dest.; Class</w:t>
            </w:r>
          </w:p>
        </w:tc>
      </w:tr>
      <w:tr w:rsidR="000F56C0" w14:paraId="4A1E535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87B466" w14:textId="77777777" w:rsidR="000F56C0" w:rsidRDefault="000F56C0" w:rsidP="00C60298">
            <w:pPr>
              <w:pStyle w:val="NormalWeb"/>
            </w:pPr>
            <w:r>
              <w:rPr>
                <w:color w:val="0747A6"/>
              </w:rPr>
              <w:t>.N/0085123456001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206061" w14:textId="77777777" w:rsidR="000F56C0" w:rsidRDefault="000F56C0" w:rsidP="00C60298">
            <w:pPr>
              <w:pStyle w:val="NormalWeb"/>
            </w:pPr>
            <w:r>
              <w:rPr>
                <w:color w:val="0747A6"/>
              </w:rPr>
              <w:t>Bag tag number; Number of consecutive tags</w:t>
            </w:r>
          </w:p>
        </w:tc>
      </w:tr>
      <w:tr w:rsidR="000F56C0" w14:paraId="725826F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FEBE1"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8BDDA" w14:textId="77777777" w:rsidR="000F56C0" w:rsidRDefault="000F56C0" w:rsidP="00C60298">
            <w:pPr>
              <w:pStyle w:val="NormalWeb"/>
            </w:pPr>
            <w:r>
              <w:rPr>
                <w:color w:val="0747A6"/>
              </w:rPr>
              <w:t>End of Message Identifier</w:t>
            </w:r>
          </w:p>
        </w:tc>
      </w:tr>
    </w:tbl>
    <w:p w14:paraId="3ADCAD19" w14:textId="77777777" w:rsidR="000F56C0" w:rsidRDefault="000F56C0" w:rsidP="00C60298">
      <w:pPr>
        <w:pStyle w:val="NormalWeb"/>
      </w:pPr>
      <w:r>
        <w:t>semantics: Carrier SR advises (its handler at) Zurich airport to expect a transfer bag from an undisclosed flight and load this bag to the SR-flight for New York. The bag is identified with license plate only. For segment security controls the carrier falls back on existing arrangements with handler</w:t>
      </w:r>
    </w:p>
    <w:p w14:paraId="3EE97538" w14:textId="77777777" w:rsidR="000F56C0" w:rsidRDefault="000F56C0" w:rsidP="00C60298">
      <w:pPr>
        <w:pStyle w:val="NormalWeb"/>
      </w:pPr>
      <w:r>
        <w:t>analysis:</w:t>
      </w:r>
    </w:p>
    <w:p w14:paraId="1D42B6B8" w14:textId="77777777" w:rsidR="000F56C0" w:rsidRDefault="000F56C0" w:rsidP="00C60298">
      <w:pPr>
        <w:pStyle w:val="NormalWeb"/>
        <w:numPr>
          <w:ilvl w:val="0"/>
          <w:numId w:val="12"/>
        </w:numPr>
      </w:pPr>
      <w:r>
        <w:t>Transfer scenario without disclosure of inbound flight (unusual in current way of working)</w:t>
      </w:r>
    </w:p>
    <w:p w14:paraId="23686E5D" w14:textId="77777777" w:rsidR="000F56C0" w:rsidRDefault="000F56C0" w:rsidP="00C60298">
      <w:pPr>
        <w:pStyle w:val="NormalWeb"/>
      </w:pPr>
      <w:r>
        <w:t xml:space="preserve">result: </w:t>
      </w:r>
      <w:hyperlink r:id="rId15" w:history="1">
        <w:r>
          <w:rPr>
            <w:rStyle w:val="Hyperlink"/>
          </w:rPr>
          <w:t>4.9.1 BSM with minimum elements</w:t>
        </w:r>
      </w:hyperlink>
    </w:p>
    <w:p w14:paraId="785E9E21" w14:textId="77777777" w:rsidR="000F56C0" w:rsidRDefault="000F56C0" w:rsidP="00C60298">
      <w:pPr>
        <w:pStyle w:val="Heading4"/>
        <w:rPr>
          <w:rFonts w:eastAsia="Times New Roman"/>
        </w:rPr>
      </w:pPr>
      <w:r>
        <w:rPr>
          <w:rFonts w:eastAsia="Times New Roman"/>
          <w:color w:val="0747A6"/>
        </w:rPr>
        <w:t xml:space="preserve">4.9.2     Type ‘B’ Message–Sent to a sortation or reconciliation system in ZRH by SR </w:t>
      </w:r>
    </w:p>
    <w:p w14:paraId="60E5489B" w14:textId="77777777" w:rsidR="000F56C0" w:rsidRDefault="000F56C0" w:rsidP="00C60298">
      <w:pPr>
        <w:pStyle w:val="NormalWeb"/>
      </w:pPr>
      <w:r>
        <w:t>use case: transfer instructions</w:t>
      </w:r>
    </w:p>
    <w:p w14:paraId="571F3C72" w14:textId="77777777" w:rsidR="000F56C0" w:rsidRDefault="000F56C0" w:rsidP="00C60298">
      <w:pPr>
        <w:pStyle w:val="NormalWeb"/>
      </w:pPr>
      <w:r>
        <w:t>Redaction: removed addressing, encryption, acknowledgement, rush flag, printer id, reduced to single bag, changed to screening instruction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62"/>
        <w:gridCol w:w="6448"/>
      </w:tblGrid>
      <w:tr w:rsidR="000F56C0" w14:paraId="594A59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ECEF5"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367C46" w14:textId="77777777" w:rsidR="000F56C0" w:rsidRDefault="000F56C0" w:rsidP="00C60298">
            <w:pPr>
              <w:pStyle w:val="NormalWeb"/>
            </w:pPr>
            <w:r>
              <w:rPr>
                <w:color w:val="0747A6"/>
              </w:rPr>
              <w:t>Standard Message Identifier</w:t>
            </w:r>
          </w:p>
        </w:tc>
      </w:tr>
      <w:tr w:rsidR="000F56C0" w14:paraId="02CFC89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4B1133" w14:textId="77777777" w:rsidR="000F56C0" w:rsidRDefault="000F56C0" w:rsidP="00C60298">
            <w:pPr>
              <w:pStyle w:val="NormalWeb"/>
            </w:pPr>
            <w:r>
              <w:rPr>
                <w:color w:val="0747A6"/>
              </w:rPr>
              <w:t>.V/1TZRH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F97D0" w14:textId="77777777" w:rsidR="000F56C0" w:rsidRDefault="000F56C0" w:rsidP="00C60298">
            <w:pPr>
              <w:pStyle w:val="NormalWeb"/>
            </w:pPr>
            <w:r>
              <w:rPr>
                <w:color w:val="0747A6"/>
              </w:rPr>
              <w:t xml:space="preserve">Version; Transfer bag at ZRH; Ref. </w:t>
            </w:r>
            <w:proofErr w:type="spellStart"/>
            <w:r>
              <w:rPr>
                <w:color w:val="0747A6"/>
              </w:rPr>
              <w:t>Nbr</w:t>
            </w:r>
            <w:proofErr w:type="spellEnd"/>
            <w:r>
              <w:rPr>
                <w:color w:val="0747A6"/>
              </w:rPr>
              <w:t>; Ack. Req. with encryption</w:t>
            </w:r>
          </w:p>
        </w:tc>
      </w:tr>
      <w:tr w:rsidR="000F56C0" w14:paraId="7BA68C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E8A36" w14:textId="77777777" w:rsidR="000F56C0" w:rsidRDefault="000F56C0" w:rsidP="00C60298">
            <w:pPr>
              <w:pStyle w:val="NormalWeb"/>
            </w:pPr>
            <w:r>
              <w:rPr>
                <w:color w:val="0747A6"/>
              </w:rPr>
              <w:t>.F/SR101/18APR/JFK/F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93F83" w14:textId="77777777" w:rsidR="000F56C0" w:rsidRDefault="000F56C0" w:rsidP="00C60298">
            <w:pPr>
              <w:pStyle w:val="NormalWeb"/>
            </w:pPr>
            <w:r>
              <w:rPr>
                <w:color w:val="0747A6"/>
              </w:rPr>
              <w:t>Outbound carrier and flight; Date; Dest.; Class</w:t>
            </w:r>
          </w:p>
        </w:tc>
      </w:tr>
      <w:tr w:rsidR="000F56C0" w14:paraId="00FD69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AE4D2" w14:textId="77777777" w:rsidR="000F56C0" w:rsidRDefault="000F56C0" w:rsidP="00C60298">
            <w:pPr>
              <w:pStyle w:val="NormalWeb"/>
            </w:pPr>
            <w:r>
              <w:rPr>
                <w:color w:val="0747A6"/>
              </w:rPr>
              <w:t>.I/AZ318/18 APR/FCO/J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09187E" w14:textId="77777777" w:rsidR="000F56C0" w:rsidRDefault="000F56C0" w:rsidP="00C60298">
            <w:pPr>
              <w:pStyle w:val="NormalWeb"/>
            </w:pPr>
            <w:r>
              <w:rPr>
                <w:color w:val="0747A6"/>
              </w:rPr>
              <w:t>Inbound carrier and flight; Date; Originating airport; Class</w:t>
            </w:r>
          </w:p>
        </w:tc>
      </w:tr>
      <w:tr w:rsidR="000F56C0" w14:paraId="396AA4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991B0" w14:textId="77777777" w:rsidR="000F56C0" w:rsidRDefault="000F56C0" w:rsidP="00C60298">
            <w:pPr>
              <w:pStyle w:val="NormalWeb"/>
            </w:pPr>
            <w:r>
              <w:rPr>
                <w:color w:val="0747A6"/>
              </w:rPr>
              <w:t>.N/0085123456001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16BD58" w14:textId="77777777" w:rsidR="000F56C0" w:rsidRDefault="000F56C0" w:rsidP="00C60298">
            <w:pPr>
              <w:pStyle w:val="NormalWeb"/>
            </w:pPr>
            <w:r>
              <w:rPr>
                <w:color w:val="0747A6"/>
              </w:rPr>
              <w:t>Bag tag number; Number of consecutive tags</w:t>
            </w:r>
          </w:p>
        </w:tc>
      </w:tr>
      <w:tr w:rsidR="000F56C0" w14:paraId="4510344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4828BB" w14:textId="77777777" w:rsidR="000F56C0" w:rsidRDefault="000F56C0" w:rsidP="00C60298">
            <w:pPr>
              <w:pStyle w:val="NormalWeb"/>
            </w:pPr>
            <w:r>
              <w:rPr>
                <w:color w:val="0747A6"/>
              </w:rPr>
              <w:t>.S/Y/3A/C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4F738A" w14:textId="77777777" w:rsidR="000F56C0" w:rsidRDefault="000F56C0" w:rsidP="00C60298">
            <w:pPr>
              <w:pStyle w:val="NormalWeb"/>
            </w:pPr>
            <w:r>
              <w:rPr>
                <w:color w:val="0747A6"/>
              </w:rPr>
              <w:t>Reconciliation data: Auth. to load; seat 3A; checked in</w:t>
            </w:r>
          </w:p>
        </w:tc>
      </w:tr>
      <w:tr w:rsidR="000F56C0" w14:paraId="1A4CC64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B3262C" w14:textId="77777777" w:rsidR="000F56C0" w:rsidRDefault="000F56C0" w:rsidP="00C60298">
            <w:pPr>
              <w:pStyle w:val="NormalWeb"/>
            </w:pPr>
            <w:r>
              <w:rPr>
                <w:color w:val="0747A6"/>
              </w:rPr>
              <w:t>.P/SMITH/TOM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CC224E" w14:textId="77777777" w:rsidR="000F56C0" w:rsidRDefault="000F56C0" w:rsidP="00C60298">
            <w:pPr>
              <w:pStyle w:val="NormalWeb"/>
            </w:pPr>
            <w:r>
              <w:rPr>
                <w:color w:val="0747A6"/>
              </w:rPr>
              <w:t>Passenger name</w:t>
            </w:r>
          </w:p>
        </w:tc>
      </w:tr>
      <w:tr w:rsidR="000F56C0" w14:paraId="7516D7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F77A0" w14:textId="77777777" w:rsidR="000F56C0" w:rsidRDefault="000F56C0" w:rsidP="00C60298">
            <w:pPr>
              <w:pStyle w:val="NormalWeb"/>
            </w:pPr>
            <w:r>
              <w:rPr>
                <w:color w:val="0747A6"/>
              </w:rPr>
              <w:t>.R/VIP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CE2D4" w14:textId="77777777" w:rsidR="000F56C0" w:rsidRDefault="000F56C0" w:rsidP="00C60298">
            <w:pPr>
              <w:pStyle w:val="NormalWeb"/>
            </w:pPr>
            <w:r>
              <w:rPr>
                <w:color w:val="0747A6"/>
              </w:rPr>
              <w:t>Internal airline data</w:t>
            </w:r>
          </w:p>
        </w:tc>
      </w:tr>
      <w:tr w:rsidR="000F56C0" w14:paraId="370CAC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90649" w14:textId="77777777" w:rsidR="000F56C0" w:rsidRDefault="000F56C0" w:rsidP="00C60298">
            <w:pPr>
              <w:pStyle w:val="NormalWeb"/>
            </w:pPr>
            <w:r>
              <w:rPr>
                <w:color w:val="0747A6"/>
              </w:rPr>
              <w:t>.X/SEL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52D6F0" w14:textId="77777777" w:rsidR="000F56C0" w:rsidRDefault="000F56C0" w:rsidP="00C60298">
            <w:pPr>
              <w:pStyle w:val="NormalWeb"/>
            </w:pPr>
            <w:r>
              <w:rPr>
                <w:color w:val="0747A6"/>
              </w:rPr>
              <w:t>Increased level of screening</w:t>
            </w:r>
          </w:p>
        </w:tc>
      </w:tr>
      <w:tr w:rsidR="000F56C0" w14:paraId="0D46DF6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CFDDE"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43AF7" w14:textId="77777777" w:rsidR="000F56C0" w:rsidRDefault="000F56C0" w:rsidP="00C60298">
            <w:pPr>
              <w:pStyle w:val="NormalWeb"/>
            </w:pPr>
            <w:r>
              <w:rPr>
                <w:color w:val="0747A6"/>
              </w:rPr>
              <w:t>End of Message Identifier</w:t>
            </w:r>
          </w:p>
        </w:tc>
      </w:tr>
    </w:tbl>
    <w:p w14:paraId="72F4A1A4" w14:textId="77777777" w:rsidR="000F56C0" w:rsidRDefault="000F56C0" w:rsidP="00C60298">
      <w:pPr>
        <w:pStyle w:val="NormalWeb"/>
      </w:pPr>
      <w:r>
        <w:t>semantics: Carrier SR advises its handler at Zurich airport to expect a transfer bag inbound on Alitalia. The bag is to be loaded on SR flight to New York under a screening instruction and with knowledge that passenger is checked in</w:t>
      </w:r>
    </w:p>
    <w:p w14:paraId="2DEA1820" w14:textId="77777777" w:rsidR="000F56C0" w:rsidRDefault="000F56C0" w:rsidP="00C60298">
      <w:pPr>
        <w:pStyle w:val="NormalWeb"/>
      </w:pPr>
      <w:r>
        <w:t>analysis: straightforward message, nothing special</w:t>
      </w:r>
    </w:p>
    <w:p w14:paraId="08AC4DBC" w14:textId="77777777" w:rsidR="000F56C0" w:rsidRDefault="000F56C0" w:rsidP="00C60298">
      <w:pPr>
        <w:pStyle w:val="NormalWeb"/>
      </w:pPr>
      <w:r>
        <w:t xml:space="preserve">result: </w:t>
      </w:r>
      <w:hyperlink r:id="rId16" w:history="1">
        <w:r>
          <w:rPr>
            <w:rStyle w:val="Hyperlink"/>
          </w:rPr>
          <w:t>4.9.2 BSM Sent to a BHS or BRS</w:t>
        </w:r>
      </w:hyperlink>
    </w:p>
    <w:p w14:paraId="552ECB0F" w14:textId="77777777" w:rsidR="000F56C0" w:rsidRDefault="000F56C0" w:rsidP="00C60298">
      <w:pPr>
        <w:pStyle w:val="Heading4"/>
        <w:rPr>
          <w:rFonts w:eastAsia="Times New Roman"/>
        </w:rPr>
      </w:pPr>
      <w:r>
        <w:rPr>
          <w:rFonts w:eastAsia="Times New Roman"/>
          <w:color w:val="0747A6"/>
        </w:rPr>
        <w:t xml:space="preserve">4.9.3     Example of BSM to delete a record in a sortation or reconciliation system at ZRH by SR </w:t>
      </w:r>
    </w:p>
    <w:p w14:paraId="7F30ED44" w14:textId="77777777" w:rsidR="000F56C0" w:rsidRDefault="000F56C0" w:rsidP="00C60298">
      <w:pPr>
        <w:pStyle w:val="NormalWeb"/>
      </w:pPr>
      <w:r>
        <w:t>use case: BSM to archive a record in handler system</w:t>
      </w:r>
    </w:p>
    <w:p w14:paraId="130B3C59" w14:textId="77777777" w:rsidR="000F56C0" w:rsidRDefault="000F56C0" w:rsidP="00C60298">
      <w:pPr>
        <w:pStyle w:val="NormalWeb"/>
      </w:pPr>
      <w:r>
        <w:t>Redaction: removed encryption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31"/>
        <w:gridCol w:w="4629"/>
      </w:tblGrid>
      <w:tr w:rsidR="000F56C0" w14:paraId="58F30C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6D283"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96BD8F" w14:textId="77777777" w:rsidR="000F56C0" w:rsidRDefault="000F56C0" w:rsidP="00C60298">
            <w:pPr>
              <w:pStyle w:val="NormalWeb"/>
            </w:pPr>
            <w:r>
              <w:rPr>
                <w:color w:val="0747A6"/>
              </w:rPr>
              <w:t>Standard Message Identifier</w:t>
            </w:r>
          </w:p>
        </w:tc>
      </w:tr>
      <w:tr w:rsidR="000F56C0" w14:paraId="04A269D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857B8" w14:textId="77777777" w:rsidR="000F56C0" w:rsidRDefault="000F56C0" w:rsidP="00C60298">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BA2175" w14:textId="77777777" w:rsidR="000F56C0" w:rsidRDefault="000F56C0" w:rsidP="00C60298">
            <w:pPr>
              <w:pStyle w:val="NormalWeb"/>
            </w:pPr>
            <w:r>
              <w:rPr>
                <w:color w:val="0747A6"/>
              </w:rPr>
              <w:t>Delete Function</w:t>
            </w:r>
          </w:p>
        </w:tc>
      </w:tr>
      <w:tr w:rsidR="000F56C0" w14:paraId="4B19B4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2F288"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DF49AA" w14:textId="77777777" w:rsidR="000F56C0" w:rsidRDefault="000F56C0" w:rsidP="00C60298">
            <w:pPr>
              <w:pStyle w:val="NormalWeb"/>
            </w:pPr>
            <w:r>
              <w:rPr>
                <w:color w:val="0747A6"/>
              </w:rPr>
              <w:t>Version; Local bag at ZRH</w:t>
            </w:r>
          </w:p>
        </w:tc>
      </w:tr>
      <w:tr w:rsidR="000F56C0" w14:paraId="08A965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65534" w14:textId="77777777" w:rsidR="000F56C0" w:rsidRDefault="000F56C0" w:rsidP="00C60298">
            <w:pPr>
              <w:pStyle w:val="NormalWeb"/>
            </w:pPr>
            <w:r>
              <w:rPr>
                <w:color w:val="0747A6"/>
              </w:rPr>
              <w:t>.F/SR101/18APR/JFK/C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F8761" w14:textId="77777777" w:rsidR="000F56C0" w:rsidRDefault="000F56C0" w:rsidP="00C60298">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1BE13B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B1B54A" w14:textId="77777777" w:rsidR="000F56C0" w:rsidRDefault="000F56C0" w:rsidP="00C60298">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84D4B6" w14:textId="77777777" w:rsidR="000F56C0" w:rsidRDefault="000F56C0" w:rsidP="00C60298">
            <w:pPr>
              <w:pStyle w:val="NormalWeb"/>
            </w:pPr>
            <w:r>
              <w:rPr>
                <w:color w:val="0747A6"/>
              </w:rPr>
              <w:t>Bag Tag Number; Number of consecutive tags</w:t>
            </w:r>
          </w:p>
        </w:tc>
      </w:tr>
      <w:tr w:rsidR="000F56C0" w14:paraId="5E7A20F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B3D725" w14:textId="77777777" w:rsidR="000F56C0" w:rsidRDefault="000F56C0" w:rsidP="00C60298">
            <w:pPr>
              <w:pStyle w:val="NormalWeb"/>
            </w:pPr>
            <w:r>
              <w:rPr>
                <w:color w:val="0747A6"/>
              </w:rPr>
              <w:t>.S/N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16AC6" w14:textId="77777777" w:rsidR="000F56C0" w:rsidRDefault="000F56C0" w:rsidP="00C60298">
            <w:pPr>
              <w:pStyle w:val="NormalWeb"/>
            </w:pPr>
            <w:r>
              <w:rPr>
                <w:color w:val="0747A6"/>
              </w:rPr>
              <w:t>Reconciliation data; Auth. to load = No</w:t>
            </w:r>
          </w:p>
        </w:tc>
      </w:tr>
      <w:tr w:rsidR="000F56C0" w14:paraId="7C298E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4EB6CA"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712CF" w14:textId="77777777" w:rsidR="000F56C0" w:rsidRDefault="000F56C0" w:rsidP="00C60298">
            <w:pPr>
              <w:pStyle w:val="NormalWeb"/>
            </w:pPr>
            <w:r>
              <w:rPr>
                <w:color w:val="0747A6"/>
              </w:rPr>
              <w:t>End of Message Identifier</w:t>
            </w:r>
          </w:p>
        </w:tc>
      </w:tr>
    </w:tbl>
    <w:p w14:paraId="614F9583" w14:textId="77777777" w:rsidR="000F56C0" w:rsidRDefault="000F56C0" w:rsidP="00C60298">
      <w:pPr>
        <w:pStyle w:val="NormalWeb"/>
      </w:pPr>
      <w:r>
        <w:t>semantics: Carrier SR instructs handler at Zurich airport to no longer expect a certain bag</w:t>
      </w:r>
    </w:p>
    <w:p w14:paraId="4527A306" w14:textId="77777777" w:rsidR="000F56C0" w:rsidRDefault="000F56C0" w:rsidP="00C60298">
      <w:pPr>
        <w:pStyle w:val="NormalWeb"/>
      </w:pPr>
      <w:r>
        <w:t>analysis:</w:t>
      </w:r>
      <w:r>
        <w:rPr>
          <w:rStyle w:val="inline-comment-marker"/>
        </w:rPr>
        <w:t xml:space="preserve"> DEL change indicator maps to Segment Security Control</w:t>
      </w:r>
    </w:p>
    <w:p w14:paraId="1CA5EE41" w14:textId="77777777" w:rsidR="000F56C0" w:rsidRDefault="000F56C0" w:rsidP="00C60298">
      <w:pPr>
        <w:pStyle w:val="NormalWeb"/>
      </w:pPr>
      <w:r>
        <w:t xml:space="preserve">result: </w:t>
      </w:r>
      <w:hyperlink r:id="rId17" w:history="1">
        <w:r>
          <w:rPr>
            <w:rStyle w:val="Hyperlink"/>
          </w:rPr>
          <w:t>4.9.3 BSM to delete a record in handler system</w:t>
        </w:r>
      </w:hyperlink>
    </w:p>
    <w:p w14:paraId="24B1FB9F" w14:textId="77777777" w:rsidR="000F56C0" w:rsidRDefault="000F56C0" w:rsidP="00C60298">
      <w:pPr>
        <w:pStyle w:val="Heading4"/>
        <w:rPr>
          <w:rFonts w:eastAsia="Times New Roman"/>
        </w:rPr>
      </w:pPr>
      <w:r>
        <w:rPr>
          <w:rFonts w:eastAsia="Times New Roman"/>
          <w:color w:val="0747A6"/>
        </w:rPr>
        <w:t xml:space="preserve">4.9.4     Example of BSM to delete a record in a sortation or reconciliation system at JFK by SR </w:t>
      </w:r>
    </w:p>
    <w:p w14:paraId="5B0ECB97" w14:textId="77777777" w:rsidR="000F56C0" w:rsidRDefault="000F56C0" w:rsidP="00C60298">
      <w:pPr>
        <w:pStyle w:val="NormalWeb"/>
      </w:pPr>
      <w:r>
        <w:t>Use case: delete instructions for bag</w:t>
      </w:r>
    </w:p>
    <w:p w14:paraId="61A54EF9" w14:textId="77777777" w:rsidR="000F56C0" w:rsidRDefault="000F56C0" w:rsidP="00C60298">
      <w:pPr>
        <w:pStyle w:val="NormalWeb"/>
      </w:pPr>
      <w:r>
        <w:t>Redaction: encryption removed, segments changed to .I and .F, new carrier .I, new origin and destination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31"/>
        <w:gridCol w:w="2609"/>
        <w:gridCol w:w="3670"/>
      </w:tblGrid>
      <w:tr w:rsidR="000F56C0" w14:paraId="6C1DF3C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38E9C"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12BC94" w14:textId="77777777" w:rsidR="000F56C0" w:rsidRDefault="000F56C0" w:rsidP="00C60298">
            <w:pPr>
              <w:pStyle w:val="NormalWeb"/>
            </w:pPr>
            <w:r>
              <w:rPr>
                <w:color w:val="0747A6"/>
              </w:rPr>
              <w:t>Standard Message Identifier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D965A9" w14:textId="77777777" w:rsidR="000F56C0" w:rsidRDefault="000F56C0" w:rsidP="00C60298"/>
        </w:tc>
      </w:tr>
      <w:tr w:rsidR="000F56C0" w14:paraId="401FFF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1F5039" w14:textId="77777777" w:rsidR="000F56C0" w:rsidRDefault="000F56C0" w:rsidP="00C60298">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576A5" w14:textId="77777777" w:rsidR="000F56C0" w:rsidRDefault="000F56C0" w:rsidP="00C60298">
            <w:pPr>
              <w:pStyle w:val="NormalWeb"/>
            </w:pPr>
            <w:r>
              <w:rPr>
                <w:color w:val="0747A6"/>
              </w:rPr>
              <w:t>Delete Function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B56CE8" w14:textId="77777777" w:rsidR="000F56C0" w:rsidRDefault="000F56C0" w:rsidP="00C60298"/>
        </w:tc>
      </w:tr>
      <w:tr w:rsidR="000F56C0" w14:paraId="092A7E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A2A817" w14:textId="77777777" w:rsidR="000F56C0" w:rsidRDefault="000F56C0" w:rsidP="00C60298">
            <w:pPr>
              <w:pStyle w:val="NormalWeb"/>
            </w:pPr>
            <w:r>
              <w:rPr>
                <w:color w:val="0747A6"/>
              </w:rP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73732" w14:textId="77777777" w:rsidR="000F56C0" w:rsidRDefault="000F56C0" w:rsidP="00C60298">
            <w:pPr>
              <w:pStyle w:val="NormalWeb"/>
            </w:pPr>
            <w:r>
              <w:rPr>
                <w:color w:val="0747A6"/>
              </w:rPr>
              <w:t>Version; Transfer bag at 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AD65E3" w14:textId="77777777" w:rsidR="000F56C0" w:rsidRDefault="000F56C0" w:rsidP="00C60298">
            <w:pPr>
              <w:pStyle w:val="NormalWeb"/>
            </w:pPr>
            <w:r>
              <w:t>Encryption ignored</w:t>
            </w:r>
          </w:p>
        </w:tc>
      </w:tr>
      <w:tr w:rsidR="000F56C0" w14:paraId="491E656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1B21B" w14:textId="77777777" w:rsidR="000F56C0" w:rsidRDefault="000F56C0" w:rsidP="00C60298">
            <w:pPr>
              <w:pStyle w:val="NormalWeb"/>
            </w:pPr>
            <w:r>
              <w:rPr>
                <w:color w:val="0747A6"/>
              </w:rPr>
              <w:t>.I/US101/18APR/ATL/C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A95B7" w14:textId="77777777" w:rsidR="000F56C0" w:rsidRDefault="000F56C0" w:rsidP="00C60298">
            <w:pPr>
              <w:pStyle w:val="NormalWeb"/>
            </w:pPr>
            <w:r>
              <w:rPr>
                <w:color w:val="0747A6"/>
              </w:rPr>
              <w:t>Inbound flight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2E7A81" w14:textId="77777777" w:rsidR="000F56C0" w:rsidRDefault="000F56C0" w:rsidP="00C60298">
            <w:pPr>
              <w:pStyle w:val="NormalWeb"/>
            </w:pPr>
            <w:r>
              <w:t>Breaking example, as destination of flight is equal to airport of focus</w:t>
            </w:r>
          </w:p>
        </w:tc>
      </w:tr>
      <w:tr w:rsidR="000F56C0" w14:paraId="7BD1935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25FA23" w14:textId="77777777" w:rsidR="000F56C0" w:rsidRDefault="000F56C0" w:rsidP="00C60298">
            <w:pPr>
              <w:pStyle w:val="NormalWeb"/>
            </w:pPr>
            <w:r>
              <w:rPr>
                <w:color w:val="0747A6"/>
              </w:rPr>
              <w:t>.F/SR1234/18APR/ZRH/C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F9EE01" w14:textId="77777777" w:rsidR="000F56C0" w:rsidRDefault="000F56C0" w:rsidP="00C60298">
            <w:pPr>
              <w:pStyle w:val="NormalWeb"/>
            </w:pPr>
            <w:r>
              <w:rPr>
                <w:color w:val="0747A6"/>
              </w:rPr>
              <w:t>Outbound flight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C554E" w14:textId="77777777" w:rsidR="000F56C0" w:rsidRDefault="000F56C0" w:rsidP="00C60298"/>
        </w:tc>
      </w:tr>
      <w:tr w:rsidR="000F56C0" w14:paraId="70196F5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0E40B4" w14:textId="77777777" w:rsidR="000F56C0" w:rsidRDefault="000F56C0" w:rsidP="00C60298">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D519F9" w14:textId="77777777" w:rsidR="000F56C0" w:rsidRDefault="000F56C0" w:rsidP="00C60298">
            <w:pPr>
              <w:pStyle w:val="NormalWeb"/>
            </w:pPr>
            <w:r>
              <w:rPr>
                <w:color w:val="0747A6"/>
              </w:rPr>
              <w:t>Bag Tag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24477" w14:textId="77777777" w:rsidR="000F56C0" w:rsidRDefault="000F56C0" w:rsidP="00C60298"/>
        </w:tc>
      </w:tr>
      <w:tr w:rsidR="000F56C0" w14:paraId="27C721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1E614" w14:textId="77777777" w:rsidR="000F56C0" w:rsidRDefault="000F56C0" w:rsidP="00C60298">
            <w:pPr>
              <w:pStyle w:val="NormalWeb"/>
            </w:pPr>
            <w:r>
              <w:rPr>
                <w:color w:val="0747A6"/>
              </w:rPr>
              <w:t>.S/N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45606" w14:textId="77777777" w:rsidR="000F56C0" w:rsidRDefault="000F56C0" w:rsidP="00C60298">
            <w:pPr>
              <w:pStyle w:val="NormalWeb"/>
            </w:pPr>
            <w:r>
              <w:rPr>
                <w:color w:val="0747A6"/>
              </w:rPr>
              <w:t>Reconciliation data; Auth. to load = 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14E5F7" w14:textId="77777777" w:rsidR="000F56C0" w:rsidRDefault="000F56C0" w:rsidP="00C60298"/>
        </w:tc>
      </w:tr>
      <w:tr w:rsidR="000F56C0" w14:paraId="531ED5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49F45D"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3054D3" w14:textId="77777777" w:rsidR="000F56C0" w:rsidRDefault="000F56C0" w:rsidP="00C60298">
            <w:pPr>
              <w:pStyle w:val="NormalWeb"/>
            </w:pPr>
            <w:r>
              <w:rPr>
                <w:color w:val="0747A6"/>
              </w:rPr>
              <w:t>End of Message Identifier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2EF9B" w14:textId="77777777" w:rsidR="000F56C0" w:rsidRDefault="000F56C0" w:rsidP="00C60298"/>
        </w:tc>
      </w:tr>
    </w:tbl>
    <w:p w14:paraId="60F8AC9C" w14:textId="77777777" w:rsidR="000F56C0" w:rsidRDefault="000F56C0" w:rsidP="00C60298">
      <w:pPr>
        <w:pStyle w:val="NormalWeb"/>
      </w:pPr>
      <w:r>
        <w:t>Semantics: Carrier SR instructs handler at JFK airport (transfer departure) to no longer expect a certain bag</w:t>
      </w:r>
    </w:p>
    <w:p w14:paraId="3F02B730" w14:textId="77777777" w:rsidR="000F56C0" w:rsidRDefault="000F56C0" w:rsidP="00C60298">
      <w:pPr>
        <w:pStyle w:val="NormalWeb"/>
      </w:pPr>
      <w:r>
        <w:t>Analysis: DEL maps to Segment Security Control</w:t>
      </w:r>
    </w:p>
    <w:p w14:paraId="663A7019" w14:textId="77777777" w:rsidR="000F56C0" w:rsidRDefault="000F56C0" w:rsidP="00C60298">
      <w:pPr>
        <w:pStyle w:val="NormalWeb"/>
      </w:pPr>
      <w:r>
        <w:t xml:space="preserve">Result: </w:t>
      </w:r>
      <w:hyperlink r:id="rId18" w:history="1">
        <w:r>
          <w:rPr>
            <w:rStyle w:val="Hyperlink"/>
          </w:rPr>
          <w:t>4.9.4 BSM to delete a record in handler system</w:t>
        </w:r>
      </w:hyperlink>
    </w:p>
    <w:p w14:paraId="6AEB49BE" w14:textId="77777777" w:rsidR="000F56C0" w:rsidRDefault="000F56C0" w:rsidP="00C60298">
      <w:pPr>
        <w:pStyle w:val="Heading4"/>
        <w:rPr>
          <w:rFonts w:eastAsia="Times New Roman"/>
        </w:rPr>
      </w:pPr>
      <w:r>
        <w:rPr>
          <w:rFonts w:eastAsia="Times New Roman"/>
          <w:color w:val="0747A6"/>
        </w:rPr>
        <w:t>4.9.7     BSM for terminating bag at PIT for US flight 817 from FRA</w:t>
      </w:r>
    </w:p>
    <w:p w14:paraId="5F78F5FB" w14:textId="77777777" w:rsidR="000F56C0" w:rsidRDefault="000F56C0" w:rsidP="00C60298">
      <w:pPr>
        <w:pStyle w:val="NormalWeb"/>
      </w:pPr>
      <w:r>
        <w:rPr>
          <w:color w:val="0747A6"/>
        </w:rPr>
        <w:t xml:space="preserve">use case: BSM for terminating bag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04"/>
        <w:gridCol w:w="4127"/>
        <w:gridCol w:w="2379"/>
      </w:tblGrid>
      <w:tr w:rsidR="000F56C0" w14:paraId="3ED4F7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81970B"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C5A50" w14:textId="77777777" w:rsidR="000F56C0" w:rsidRDefault="000F56C0" w:rsidP="00C60298">
            <w:pPr>
              <w:pStyle w:val="NormalWeb"/>
            </w:pPr>
            <w:r>
              <w:rPr>
                <w:color w:val="0747A6"/>
              </w:rPr>
              <w:t>Standard Message Identifier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17651" w14:textId="77777777" w:rsidR="000F56C0" w:rsidRDefault="000F56C0" w:rsidP="00C60298"/>
        </w:tc>
      </w:tr>
      <w:tr w:rsidR="000F56C0" w14:paraId="518B26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E0084" w14:textId="77777777" w:rsidR="000F56C0" w:rsidRDefault="000F56C0" w:rsidP="00C60298">
            <w:pPr>
              <w:pStyle w:val="NormalWeb"/>
            </w:pPr>
            <w:r>
              <w:rPr>
                <w:color w:val="0747A6"/>
              </w:rPr>
              <w:t>.V/1XPIT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66D90" w14:textId="77777777" w:rsidR="000F56C0" w:rsidRDefault="000F56C0" w:rsidP="00C60298">
            <w:pPr>
              <w:pStyle w:val="NormalWeb"/>
            </w:pPr>
            <w:r>
              <w:rPr>
                <w:color w:val="0747A6"/>
              </w:rPr>
              <w:t>Version; Terminating bag at PIT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363490" w14:textId="77777777" w:rsidR="000F56C0" w:rsidRDefault="000F56C0" w:rsidP="00C60298"/>
        </w:tc>
      </w:tr>
      <w:tr w:rsidR="000F56C0" w14:paraId="6E476D3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527F1C" w14:textId="77777777" w:rsidR="000F56C0" w:rsidRDefault="000F56C0" w:rsidP="00C60298">
            <w:pPr>
              <w:pStyle w:val="NormalWeb"/>
            </w:pPr>
            <w:r>
              <w:rPr>
                <w:color w:val="0747A6"/>
              </w:rPr>
              <w:t>.I/US817/05DEC/FRA/J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33323" w14:textId="77777777" w:rsidR="000F56C0" w:rsidRDefault="000F56C0" w:rsidP="00C60298">
            <w:pPr>
              <w:pStyle w:val="NormalWeb"/>
            </w:pPr>
            <w:r>
              <w:rPr>
                <w:color w:val="0747A6"/>
              </w:rPr>
              <w:t>Inbound Carrier/Flight; Date; From 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D70A6" w14:textId="77777777" w:rsidR="000F56C0" w:rsidRDefault="000F56C0" w:rsidP="00C60298"/>
        </w:tc>
      </w:tr>
      <w:tr w:rsidR="000F56C0" w14:paraId="317FC1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5B9D0" w14:textId="77777777" w:rsidR="000F56C0" w:rsidRDefault="000F56C0" w:rsidP="00C60298">
            <w:pPr>
              <w:pStyle w:val="NormalWeb"/>
            </w:pPr>
            <w:r>
              <w:rPr>
                <w:color w:val="0747A6"/>
              </w:rPr>
              <w:t>.N/5037155090001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262A84" w14:textId="77777777" w:rsidR="000F56C0" w:rsidRDefault="000F56C0" w:rsidP="00C60298">
            <w:pPr>
              <w:pStyle w:val="NormalWeb"/>
            </w:pPr>
            <w:r>
              <w:rPr>
                <w:color w:val="0747A6"/>
              </w:rPr>
              <w:t>Bag Tag Number and Number of consecutive tags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9EE83" w14:textId="77777777" w:rsidR="000F56C0" w:rsidRDefault="000F56C0" w:rsidP="00C60298">
            <w:pPr>
              <w:pStyle w:val="NormalWeb"/>
            </w:pPr>
            <w:r>
              <w:t>reduced to single bag</w:t>
            </w:r>
          </w:p>
        </w:tc>
      </w:tr>
      <w:tr w:rsidR="000F56C0" w14:paraId="4E564B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3F6CA1" w14:textId="77777777" w:rsidR="000F56C0" w:rsidRDefault="000F56C0" w:rsidP="00C60298">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7138F" w14:textId="77777777" w:rsidR="000F56C0" w:rsidRDefault="000F56C0" w:rsidP="00C60298">
            <w:pPr>
              <w:pStyle w:val="NormalWeb"/>
            </w:pPr>
            <w:r>
              <w:rPr>
                <w:color w:val="0747A6"/>
              </w:rPr>
              <w:t>Number in party and passenger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F64232" w14:textId="77777777" w:rsidR="000F56C0" w:rsidRDefault="000F56C0" w:rsidP="00C60298">
            <w:pPr>
              <w:pStyle w:val="NormalWeb"/>
            </w:pPr>
            <w:r>
              <w:t>reduced to single passenger</w:t>
            </w:r>
          </w:p>
        </w:tc>
      </w:tr>
      <w:tr w:rsidR="000F56C0" w14:paraId="6E634E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D8D28"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D1A10" w14:textId="77777777" w:rsidR="000F56C0" w:rsidRDefault="000F56C0" w:rsidP="00C60298">
            <w:pPr>
              <w:pStyle w:val="NormalWeb"/>
            </w:pPr>
            <w:r>
              <w:rPr>
                <w:color w:val="0747A6"/>
              </w:rPr>
              <w:t>End of Message Identifier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1DAC2E" w14:textId="77777777" w:rsidR="000F56C0" w:rsidRDefault="000F56C0" w:rsidP="00C60298"/>
        </w:tc>
      </w:tr>
    </w:tbl>
    <w:p w14:paraId="72D221F9" w14:textId="77777777" w:rsidR="000F56C0" w:rsidRDefault="000F56C0" w:rsidP="00C60298">
      <w:pPr>
        <w:pStyle w:val="NormalWeb"/>
      </w:pPr>
      <w:r>
        <w:t>semantics: instructions to airport to expect an arriving bag</w:t>
      </w:r>
    </w:p>
    <w:p w14:paraId="026E4D10" w14:textId="77777777" w:rsidR="000F56C0" w:rsidRDefault="000F56C0" w:rsidP="00C60298">
      <w:pPr>
        <w:pStyle w:val="NormalWeb"/>
      </w:pPr>
      <w:r>
        <w:t>analysis: nothing special</w:t>
      </w:r>
    </w:p>
    <w:p w14:paraId="5C8F1F2D" w14:textId="77777777" w:rsidR="000F56C0" w:rsidRDefault="000F56C0" w:rsidP="00C60298">
      <w:pPr>
        <w:pStyle w:val="NormalWeb"/>
      </w:pPr>
      <w:r>
        <w:t xml:space="preserve">result: </w:t>
      </w:r>
      <w:hyperlink r:id="rId19" w:history="1">
        <w:r>
          <w:rPr>
            <w:rStyle w:val="Hyperlink"/>
          </w:rPr>
          <w:t>4.9.7 BSM for terminating bag</w:t>
        </w:r>
      </w:hyperlink>
    </w:p>
    <w:p w14:paraId="79ABDC4F" w14:textId="77777777" w:rsidR="000F56C0" w:rsidRDefault="000F56C0" w:rsidP="00C60298">
      <w:pPr>
        <w:pStyle w:val="Heading4"/>
        <w:rPr>
          <w:rFonts w:eastAsia="Times New Roman"/>
        </w:rPr>
      </w:pPr>
      <w:r>
        <w:rPr>
          <w:rFonts w:eastAsia="Times New Roman"/>
          <w:color w:val="0747A6"/>
        </w:rPr>
        <w:t xml:space="preserve">4.9.8     Example of the Change Function </w:t>
      </w:r>
    </w:p>
    <w:p w14:paraId="512FC72C" w14:textId="77777777" w:rsidR="000F56C0" w:rsidRDefault="000F56C0" w:rsidP="00C60298">
      <w:pPr>
        <w:pStyle w:val="NormalWeb"/>
      </w:pPr>
      <w:r>
        <w:t>use case: demonstrate follow-up instructions. Recap all still current elements and add new as required</w:t>
      </w:r>
    </w:p>
    <w:p w14:paraId="30F8C238" w14:textId="77777777" w:rsidR="000F56C0" w:rsidRDefault="000F56C0" w:rsidP="00C60298">
      <w:pPr>
        <w:pStyle w:val="NormalWeb"/>
      </w:pPr>
      <w:r>
        <w:t>Redaction: per chapter 1 in rp1745 follow-up messages recap all current elements. Option 1 in source violates this rule and is discarded. Encryption removed, reduced to single bag, screening adjusted to instruction, odd size changed to bulk</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76"/>
        <w:gridCol w:w="5434"/>
      </w:tblGrid>
      <w:tr w:rsidR="000F56C0" w14:paraId="70C35DAB" w14:textId="77777777" w:rsidTr="00450526">
        <w:trPr>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FB303" w14:textId="77777777" w:rsidR="000F56C0" w:rsidRDefault="000F56C0" w:rsidP="00C60298">
            <w:pPr>
              <w:pStyle w:val="NormalWeb"/>
            </w:pPr>
            <w:r>
              <w:rPr>
                <w:color w:val="0747A6"/>
              </w:rPr>
              <w:t xml:space="preserve">Original BSM: </w:t>
            </w:r>
          </w:p>
        </w:tc>
      </w:tr>
      <w:tr w:rsidR="000F56C0" w14:paraId="257A89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D5253" w14:textId="77777777" w:rsidR="000F56C0" w:rsidRDefault="000F56C0" w:rsidP="00C60298">
            <w:pPr>
              <w:pStyle w:val="NormalWeb"/>
            </w:pPr>
            <w:r>
              <w:rPr>
                <w:color w:val="0747A6"/>
              </w:rPr>
              <w:t xml:space="preserve">BSM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BEE87" w14:textId="77777777" w:rsidR="000F56C0" w:rsidRDefault="000F56C0" w:rsidP="00C60298">
            <w:pPr>
              <w:pStyle w:val="NormalWeb"/>
            </w:pPr>
            <w:r>
              <w:rPr>
                <w:color w:val="0747A6"/>
              </w:rPr>
              <w:t>Standard Message Identifier</w:t>
            </w:r>
          </w:p>
        </w:tc>
      </w:tr>
      <w:tr w:rsidR="000F56C0" w14:paraId="26472E9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DF3F8" w14:textId="77777777" w:rsidR="000F56C0" w:rsidRDefault="000F56C0" w:rsidP="00C60298">
            <w:pPr>
              <w:pStyle w:val="NormalWeb"/>
            </w:pPr>
            <w:r>
              <w:rPr>
                <w:color w:val="0747A6"/>
              </w:rPr>
              <w:t>.V/1LPIT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856A2D" w14:textId="77777777" w:rsidR="000F56C0" w:rsidRDefault="000F56C0" w:rsidP="00C60298">
            <w:pPr>
              <w:pStyle w:val="NormalWeb"/>
            </w:pPr>
            <w:r>
              <w:rPr>
                <w:color w:val="0747A6"/>
              </w:rPr>
              <w:t>Version; Local bag at PIT</w:t>
            </w:r>
          </w:p>
        </w:tc>
      </w:tr>
      <w:tr w:rsidR="000F56C0" w14:paraId="66F1DF9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25203" w14:textId="77777777" w:rsidR="000F56C0" w:rsidRDefault="000F56C0" w:rsidP="00C60298">
            <w:pPr>
              <w:pStyle w:val="NormalWeb"/>
            </w:pPr>
            <w:r>
              <w:rPr>
                <w:color w:val="0747A6"/>
              </w:rPr>
              <w:t>.F/BA197/05DEC/LGW/C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0EEB2" w14:textId="77777777" w:rsidR="000F56C0" w:rsidRDefault="000F56C0" w:rsidP="00C60298">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176E03D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B2474" w14:textId="77777777" w:rsidR="000F56C0" w:rsidRDefault="000F56C0" w:rsidP="00C60298">
            <w:pPr>
              <w:pStyle w:val="NormalWeb"/>
            </w:pPr>
            <w:r>
              <w:rPr>
                <w:color w:val="0747A6"/>
              </w:rPr>
              <w:t>.N/7125123456001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52615C" w14:textId="77777777" w:rsidR="000F56C0" w:rsidRDefault="000F56C0" w:rsidP="00C60298">
            <w:pPr>
              <w:pStyle w:val="NormalWeb"/>
            </w:pPr>
            <w:r>
              <w:rPr>
                <w:color w:val="0747A6"/>
              </w:rPr>
              <w:t>Bag Tag Number</w:t>
            </w:r>
          </w:p>
        </w:tc>
      </w:tr>
      <w:tr w:rsidR="000F56C0" w14:paraId="18E599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69EBB" w14:textId="77777777" w:rsidR="000F56C0" w:rsidRDefault="000F56C0" w:rsidP="00C60298">
            <w:pPr>
              <w:pStyle w:val="NormalWeb"/>
            </w:pPr>
            <w:r>
              <w:rPr>
                <w:color w:val="0747A6"/>
              </w:rPr>
              <w:t>.S/N//S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4524A" w14:textId="77777777" w:rsidR="000F56C0" w:rsidRDefault="000F56C0" w:rsidP="00C60298">
            <w:pPr>
              <w:pStyle w:val="NormalWeb"/>
            </w:pPr>
            <w:r>
              <w:rPr>
                <w:color w:val="0747A6"/>
              </w:rPr>
              <w:t xml:space="preserve">Authorisation to load = No; Standby </w:t>
            </w:r>
            <w:proofErr w:type="spellStart"/>
            <w:r>
              <w:rPr>
                <w:color w:val="0747A6"/>
              </w:rPr>
              <w:t>psgr</w:t>
            </w:r>
            <w:proofErr w:type="spellEnd"/>
          </w:p>
        </w:tc>
      </w:tr>
      <w:tr w:rsidR="000F56C0" w14:paraId="19790E6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3156D1" w14:textId="77777777" w:rsidR="000F56C0" w:rsidRDefault="000F56C0" w:rsidP="00C60298">
            <w:pPr>
              <w:pStyle w:val="NormalWeb"/>
            </w:pPr>
            <w:r>
              <w:rPr>
                <w:color w:val="0747A6"/>
              </w:rPr>
              <w:t>.P/WEIL/W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DC6E1C" w14:textId="77777777" w:rsidR="000F56C0" w:rsidRDefault="000F56C0" w:rsidP="00C60298">
            <w:pPr>
              <w:pStyle w:val="NormalWeb"/>
            </w:pPr>
            <w:r>
              <w:rPr>
                <w:color w:val="0747A6"/>
              </w:rPr>
              <w:t>Passenger Name</w:t>
            </w:r>
          </w:p>
        </w:tc>
      </w:tr>
      <w:tr w:rsidR="000F56C0" w14:paraId="4BC54F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9496C" w14:textId="77777777" w:rsidR="000F56C0" w:rsidRDefault="000F56C0" w:rsidP="00C60298">
            <w:pPr>
              <w:pStyle w:val="NormalWeb"/>
            </w:pPr>
            <w:r>
              <w:rPr>
                <w:color w:val="0747A6"/>
              </w:rPr>
              <w:t>.T/4F0C32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29830" w14:textId="77777777" w:rsidR="000F56C0" w:rsidRDefault="000F56C0" w:rsidP="00C60298">
            <w:pPr>
              <w:pStyle w:val="NormalWeb"/>
            </w:pPr>
            <w:r>
              <w:rPr>
                <w:color w:val="0747A6"/>
              </w:rPr>
              <w:t>Printer ID</w:t>
            </w:r>
          </w:p>
        </w:tc>
      </w:tr>
      <w:tr w:rsidR="000F56C0" w14:paraId="3E35841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8F807" w14:textId="77777777" w:rsidR="000F56C0" w:rsidRDefault="000F56C0" w:rsidP="00C60298">
            <w:pPr>
              <w:pStyle w:val="NormalWeb"/>
            </w:pPr>
            <w:r>
              <w:rPr>
                <w:color w:val="0747A6"/>
              </w:rPr>
              <w:t>.X/SEL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02559" w14:textId="77777777" w:rsidR="000F56C0" w:rsidRDefault="000F56C0" w:rsidP="00C60298">
            <w:pPr>
              <w:pStyle w:val="NormalWeb"/>
            </w:pPr>
            <w:r>
              <w:rPr>
                <w:color w:val="0747A6"/>
              </w:rPr>
              <w:t>Screening Description</w:t>
            </w:r>
          </w:p>
        </w:tc>
      </w:tr>
      <w:tr w:rsidR="000F56C0" w14:paraId="5ABE32C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1998D6"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0916D8" w14:textId="77777777" w:rsidR="000F56C0" w:rsidRDefault="000F56C0" w:rsidP="00C60298">
            <w:pPr>
              <w:pStyle w:val="NormalWeb"/>
            </w:pPr>
            <w:r>
              <w:rPr>
                <w:color w:val="0747A6"/>
              </w:rPr>
              <w:t>End of Message Identifier</w:t>
            </w:r>
          </w:p>
        </w:tc>
      </w:tr>
      <w:tr w:rsidR="000F56C0" w14:paraId="5449130A" w14:textId="77777777" w:rsidTr="00450526">
        <w:trPr>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F2C73" w14:textId="77777777" w:rsidR="000F56C0" w:rsidRDefault="000F56C0" w:rsidP="00C60298">
            <w:pPr>
              <w:pStyle w:val="NormalWeb"/>
            </w:pPr>
            <w:r>
              <w:rPr>
                <w:color w:val="0747A6"/>
              </w:rPr>
              <w:t>Change –Full message with Reconciliation Data Element (.S) and the Internal Airline Data element (.R):</w:t>
            </w:r>
          </w:p>
        </w:tc>
      </w:tr>
      <w:tr w:rsidR="000F56C0" w14:paraId="3D41F7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C499E"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0E3D9" w14:textId="77777777" w:rsidR="000F56C0" w:rsidRDefault="000F56C0" w:rsidP="00C60298">
            <w:pPr>
              <w:pStyle w:val="NormalWeb"/>
            </w:pPr>
            <w:r>
              <w:rPr>
                <w:color w:val="0747A6"/>
              </w:rPr>
              <w:t>Standard Message Identifier</w:t>
            </w:r>
          </w:p>
        </w:tc>
      </w:tr>
      <w:tr w:rsidR="000F56C0" w14:paraId="76E6639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C23EB4" w14:textId="77777777" w:rsidR="000F56C0" w:rsidRDefault="000F56C0" w:rsidP="00C60298">
            <w:pPr>
              <w:pStyle w:val="NormalWeb"/>
            </w:pPr>
            <w:r>
              <w:rPr>
                <w:color w:val="0747A6"/>
              </w:rPr>
              <w:t>CHG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C4381" w14:textId="77777777" w:rsidR="000F56C0" w:rsidRDefault="000F56C0" w:rsidP="00C60298">
            <w:pPr>
              <w:pStyle w:val="NormalWeb"/>
            </w:pPr>
            <w:r>
              <w:rPr>
                <w:color w:val="0747A6"/>
              </w:rPr>
              <w:t>Change of Status Indicator</w:t>
            </w:r>
          </w:p>
        </w:tc>
      </w:tr>
      <w:tr w:rsidR="000F56C0" w14:paraId="07DECBC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8836E7" w14:textId="77777777" w:rsidR="000F56C0" w:rsidRDefault="000F56C0" w:rsidP="00C60298">
            <w:pPr>
              <w:pStyle w:val="NormalWeb"/>
            </w:pPr>
            <w:r>
              <w:rPr>
                <w:color w:val="0747A6"/>
              </w:rPr>
              <w:t>.V/1LPIT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F3707" w14:textId="77777777" w:rsidR="000F56C0" w:rsidRDefault="000F56C0" w:rsidP="00C60298">
            <w:pPr>
              <w:pStyle w:val="NormalWeb"/>
            </w:pPr>
            <w:r>
              <w:rPr>
                <w:color w:val="0747A6"/>
              </w:rPr>
              <w:t>Version; Local bag at PIT with Encryption</w:t>
            </w:r>
          </w:p>
        </w:tc>
      </w:tr>
      <w:tr w:rsidR="000F56C0" w14:paraId="4387F8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D6386" w14:textId="77777777" w:rsidR="000F56C0" w:rsidRDefault="000F56C0" w:rsidP="00C60298">
            <w:pPr>
              <w:pStyle w:val="NormalWeb"/>
            </w:pPr>
            <w:r>
              <w:rPr>
                <w:color w:val="0747A6"/>
              </w:rPr>
              <w:t>.F/BA197/05DEC/LGW/C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1FBC50" w14:textId="77777777" w:rsidR="000F56C0" w:rsidRDefault="000F56C0" w:rsidP="00C60298">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40487E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46736F" w14:textId="77777777" w:rsidR="000F56C0" w:rsidRDefault="000F56C0" w:rsidP="00C60298">
            <w:pPr>
              <w:pStyle w:val="NormalWeb"/>
            </w:pPr>
            <w:r>
              <w:rPr>
                <w:color w:val="0747A6"/>
              </w:rPr>
              <w:t>.N/7125123456001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74FAC" w14:textId="77777777" w:rsidR="000F56C0" w:rsidRDefault="000F56C0" w:rsidP="00C60298">
            <w:pPr>
              <w:pStyle w:val="NormalWeb"/>
            </w:pPr>
            <w:r>
              <w:rPr>
                <w:color w:val="0747A6"/>
              </w:rPr>
              <w:t>Bag Tag Number; Number of consecutive tags</w:t>
            </w:r>
          </w:p>
        </w:tc>
      </w:tr>
      <w:tr w:rsidR="000F56C0" w14:paraId="7D7AF27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235EAB" w14:textId="77777777" w:rsidR="000F56C0" w:rsidRDefault="000F56C0" w:rsidP="00C60298">
            <w:pPr>
              <w:pStyle w:val="NormalWeb"/>
            </w:pPr>
            <w:r>
              <w:rPr>
                <w:color w:val="0747A6"/>
              </w:rPr>
              <w:t>.S/Y/3A/C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38D27" w14:textId="77777777" w:rsidR="000F56C0" w:rsidRDefault="000F56C0" w:rsidP="00C60298">
            <w:pPr>
              <w:pStyle w:val="NormalWeb"/>
            </w:pPr>
            <w:r>
              <w:rPr>
                <w:color w:val="0747A6"/>
              </w:rPr>
              <w:t xml:space="preserve">Auth. to load = Y; Seat = 3A; </w:t>
            </w:r>
            <w:proofErr w:type="spellStart"/>
            <w:r>
              <w:rPr>
                <w:color w:val="0747A6"/>
              </w:rPr>
              <w:t>Psgr</w:t>
            </w:r>
            <w:proofErr w:type="spellEnd"/>
            <w:r>
              <w:rPr>
                <w:color w:val="0747A6"/>
              </w:rPr>
              <w:t xml:space="preserve"> checked in</w:t>
            </w:r>
          </w:p>
        </w:tc>
      </w:tr>
      <w:tr w:rsidR="000F56C0" w14:paraId="65A876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5F077" w14:textId="77777777" w:rsidR="000F56C0" w:rsidRDefault="000F56C0" w:rsidP="00C60298">
            <w:pPr>
              <w:pStyle w:val="NormalWeb"/>
            </w:pPr>
            <w:r>
              <w:rPr>
                <w:color w:val="0747A6"/>
              </w:rPr>
              <w:t>.P/WEIL/W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6E8AA" w14:textId="77777777" w:rsidR="000F56C0" w:rsidRDefault="000F56C0" w:rsidP="00C60298">
            <w:pPr>
              <w:pStyle w:val="NormalWeb"/>
            </w:pPr>
            <w:r>
              <w:rPr>
                <w:color w:val="0747A6"/>
              </w:rPr>
              <w:t>Passenger Name</w:t>
            </w:r>
          </w:p>
        </w:tc>
      </w:tr>
      <w:tr w:rsidR="000F56C0" w14:paraId="2078A9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DFCDE3" w14:textId="77777777" w:rsidR="000F56C0" w:rsidRDefault="000F56C0" w:rsidP="00C60298">
            <w:pPr>
              <w:pStyle w:val="NormalWeb"/>
            </w:pPr>
            <w:r>
              <w:rPr>
                <w:color w:val="0747A6"/>
              </w:rPr>
              <w:t>.T/4F0C32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A2ACC" w14:textId="77777777" w:rsidR="000F56C0" w:rsidRDefault="000F56C0" w:rsidP="00C60298">
            <w:pPr>
              <w:pStyle w:val="NormalWeb"/>
            </w:pPr>
            <w:r>
              <w:rPr>
                <w:color w:val="0747A6"/>
              </w:rPr>
              <w:t>Printer ID</w:t>
            </w:r>
          </w:p>
        </w:tc>
      </w:tr>
      <w:tr w:rsidR="000F56C0" w14:paraId="4E523E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7FC10" w14:textId="77777777" w:rsidR="000F56C0" w:rsidRDefault="000F56C0" w:rsidP="00C60298">
            <w:pPr>
              <w:pStyle w:val="NormalWeb"/>
            </w:pPr>
            <w:r>
              <w:rPr>
                <w:color w:val="0747A6"/>
              </w:rPr>
              <w:t>.E/BULK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DC7AE" w14:textId="77777777" w:rsidR="000F56C0" w:rsidRDefault="000F56C0" w:rsidP="00C60298">
            <w:pPr>
              <w:pStyle w:val="NormalWeb"/>
            </w:pPr>
            <w:r>
              <w:rPr>
                <w:color w:val="0747A6"/>
              </w:rPr>
              <w:t>Bulky baggage</w:t>
            </w:r>
          </w:p>
        </w:tc>
      </w:tr>
      <w:tr w:rsidR="000F56C0" w14:paraId="76BB2C7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8D1CA" w14:textId="77777777" w:rsidR="000F56C0" w:rsidRDefault="000F56C0" w:rsidP="00C60298">
            <w:pPr>
              <w:pStyle w:val="NormalWeb"/>
            </w:pPr>
            <w:r>
              <w:rPr>
                <w:color w:val="0747A6"/>
              </w:rPr>
              <w:t>.X/SEL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5131D" w14:textId="77777777" w:rsidR="000F56C0" w:rsidRDefault="000F56C0" w:rsidP="00C60298">
            <w:pPr>
              <w:pStyle w:val="NormalWeb"/>
            </w:pPr>
            <w:r>
              <w:rPr>
                <w:color w:val="0747A6"/>
              </w:rPr>
              <w:t>Screening Description</w:t>
            </w:r>
          </w:p>
        </w:tc>
      </w:tr>
      <w:tr w:rsidR="000F56C0" w14:paraId="635B51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648B9"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40932F" w14:textId="77777777" w:rsidR="000F56C0" w:rsidRDefault="000F56C0" w:rsidP="00C60298">
            <w:pPr>
              <w:pStyle w:val="NormalWeb"/>
            </w:pPr>
            <w:r>
              <w:rPr>
                <w:color w:val="0747A6"/>
              </w:rPr>
              <w:t>End of Message Identifier</w:t>
            </w:r>
          </w:p>
        </w:tc>
      </w:tr>
    </w:tbl>
    <w:p w14:paraId="415F3777" w14:textId="77777777" w:rsidR="000F56C0" w:rsidRDefault="000F56C0" w:rsidP="00C60298">
      <w:pPr>
        <w:pStyle w:val="NormalWeb"/>
      </w:pPr>
      <w:r>
        <w:t>semantics: see use case</w:t>
      </w:r>
    </w:p>
    <w:p w14:paraId="7CDF96F6" w14:textId="77777777" w:rsidR="000F56C0" w:rsidRDefault="000F56C0" w:rsidP="00C60298">
      <w:pPr>
        <w:pStyle w:val="NormalWeb"/>
      </w:pPr>
      <w:r>
        <w:t>analysis: BIX-instruction adopts same recap style as rp1745</w:t>
      </w:r>
    </w:p>
    <w:p w14:paraId="28AF4731" w14:textId="77777777" w:rsidR="000F56C0" w:rsidRDefault="000F56C0" w:rsidP="00C60298">
      <w:pPr>
        <w:pStyle w:val="NormalWeb"/>
      </w:pPr>
      <w:r>
        <w:t>result:</w:t>
      </w:r>
    </w:p>
    <w:p w14:paraId="674AE4F6" w14:textId="77777777" w:rsidR="000F56C0" w:rsidRDefault="000F56C0" w:rsidP="00C60298">
      <w:pPr>
        <w:pStyle w:val="NormalWeb"/>
        <w:numPr>
          <w:ilvl w:val="0"/>
          <w:numId w:val="13"/>
        </w:numPr>
      </w:pPr>
      <w:hyperlink r:id="rId20" w:history="1">
        <w:r>
          <w:rPr>
            <w:rStyle w:val="Hyperlink"/>
            <w:color w:val="0747A6"/>
          </w:rPr>
          <w:t>4.9.8.a BSM Example of the Change Function</w:t>
        </w:r>
      </w:hyperlink>
    </w:p>
    <w:p w14:paraId="3F3E9A1E" w14:textId="77777777" w:rsidR="000F56C0" w:rsidRDefault="000F56C0" w:rsidP="00C60298">
      <w:pPr>
        <w:pStyle w:val="NormalWeb"/>
        <w:numPr>
          <w:ilvl w:val="0"/>
          <w:numId w:val="13"/>
        </w:numPr>
      </w:pPr>
      <w:hyperlink r:id="rId21" w:history="1">
        <w:r>
          <w:rPr>
            <w:rStyle w:val="Hyperlink"/>
            <w:color w:val="0747A6"/>
          </w:rPr>
          <w:t>4.9.8.b BSM Example of the Change Function</w:t>
        </w:r>
      </w:hyperlink>
    </w:p>
    <w:p w14:paraId="5FAB4830" w14:textId="77777777" w:rsidR="000F56C0" w:rsidRDefault="000F56C0" w:rsidP="00C60298">
      <w:pPr>
        <w:pStyle w:val="Heading4"/>
        <w:rPr>
          <w:rFonts w:eastAsia="Times New Roman"/>
        </w:rPr>
      </w:pPr>
      <w:r>
        <w:rPr>
          <w:rFonts w:eastAsia="Times New Roman"/>
          <w:color w:val="0747A6"/>
        </w:rPr>
        <w:t xml:space="preserve">4.9.10   BSM for remote checked in bag from home </w:t>
      </w:r>
    </w:p>
    <w:p w14:paraId="48FD4ABB" w14:textId="77777777" w:rsidR="000F56C0" w:rsidRDefault="000F56C0" w:rsidP="00C60298">
      <w:pPr>
        <w:pStyle w:val="NormalWeb"/>
      </w:pPr>
      <w:r>
        <w:t>use case: bag is taken in airline custody at home</w:t>
      </w:r>
    </w:p>
    <w:p w14:paraId="3828B3FD" w14:textId="77777777" w:rsidR="000F56C0" w:rsidRDefault="000F56C0" w:rsidP="00C60298">
      <w:pPr>
        <w:pStyle w:val="NormalWeb"/>
      </w:pPr>
      <w:r>
        <w:t>Redaction: reduced to single bag, pier identification adjusted, reduced to single passenger, van id removed (not part of instruction)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77"/>
        <w:gridCol w:w="4533"/>
      </w:tblGrid>
      <w:tr w:rsidR="000F56C0" w14:paraId="65B40F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DB267"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01C374" w14:textId="77777777" w:rsidR="000F56C0" w:rsidRDefault="000F56C0" w:rsidP="00C60298">
            <w:pPr>
              <w:pStyle w:val="NormalWeb"/>
            </w:pPr>
            <w:r>
              <w:rPr>
                <w:color w:val="0747A6"/>
              </w:rPr>
              <w:t>Standard Message Identifier</w:t>
            </w:r>
          </w:p>
        </w:tc>
      </w:tr>
      <w:tr w:rsidR="000F56C0" w14:paraId="4232B82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65F73" w14:textId="77777777" w:rsidR="000F56C0" w:rsidRDefault="000F56C0" w:rsidP="00C60298">
            <w:pPr>
              <w:pStyle w:val="NormalWeb"/>
            </w:pPr>
            <w:r>
              <w:rPr>
                <w:color w:val="0747A6"/>
              </w:rPr>
              <w:t>.V/1RLHR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78AA86" w14:textId="77777777" w:rsidR="000F56C0" w:rsidRDefault="000F56C0" w:rsidP="00C60298">
            <w:pPr>
              <w:pStyle w:val="NormalWeb"/>
            </w:pPr>
            <w:r>
              <w:rPr>
                <w:color w:val="0747A6"/>
              </w:rPr>
              <w:t>Version; Remote Check-In for Heathrow</w:t>
            </w:r>
          </w:p>
        </w:tc>
      </w:tr>
      <w:tr w:rsidR="000F56C0" w14:paraId="45198A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CFE2CC" w14:textId="77777777" w:rsidR="000F56C0" w:rsidRDefault="000F56C0" w:rsidP="00C60298">
            <w:pPr>
              <w:pStyle w:val="NormalWeb"/>
            </w:pPr>
            <w:r>
              <w:rPr>
                <w:color w:val="0747A6"/>
              </w:rPr>
              <w:t>.F/BA952/08MAY/FRA/J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3C8725" w14:textId="77777777" w:rsidR="000F56C0" w:rsidRDefault="000F56C0" w:rsidP="00C60298">
            <w:pPr>
              <w:pStyle w:val="NormalWeb"/>
            </w:pPr>
            <w:r>
              <w:rPr>
                <w:color w:val="0747A6"/>
              </w:rPr>
              <w:t>Flight details; Date; destination; class</w:t>
            </w:r>
          </w:p>
        </w:tc>
      </w:tr>
      <w:tr w:rsidR="000F56C0" w14:paraId="6A1CB8E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F1BE10" w14:textId="77777777" w:rsidR="000F56C0" w:rsidRDefault="000F56C0" w:rsidP="00C60298">
            <w:pPr>
              <w:pStyle w:val="NormalWeb"/>
            </w:pPr>
            <w:r>
              <w:rPr>
                <w:color w:val="0747A6"/>
              </w:rPr>
              <w:t>.N/5037155090001</w:t>
            </w:r>
            <w:del w:id="0" w:author="Unknown">
              <w:r>
                <w:rPr>
                  <w:color w:val="0747A6"/>
                </w:rPr>
                <w:delText>5</w:delText>
              </w:r>
            </w:del>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57454" w14:textId="77777777" w:rsidR="000F56C0" w:rsidRDefault="000F56C0" w:rsidP="00C60298">
            <w:pPr>
              <w:pStyle w:val="NormalWeb"/>
            </w:pPr>
            <w:r>
              <w:rPr>
                <w:color w:val="0747A6"/>
              </w:rPr>
              <w:t>Bag Tag Number and Number of Consecutive Tags</w:t>
            </w:r>
          </w:p>
        </w:tc>
      </w:tr>
      <w:tr w:rsidR="000F56C0" w14:paraId="7F6386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EEF9B1" w14:textId="77777777" w:rsidR="000F56C0" w:rsidRDefault="000F56C0" w:rsidP="00C60298">
            <w:pPr>
              <w:pStyle w:val="NormalWeb"/>
            </w:pPr>
            <w:r>
              <w:rPr>
                <w:color w:val="0747A6"/>
              </w:rPr>
              <w:t>.D/HOME/TW149NT/07MAY/084502L/CO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EDF1D6" w14:textId="77777777" w:rsidR="000F56C0" w:rsidRDefault="000F56C0" w:rsidP="00C60298">
            <w:pPr>
              <w:pStyle w:val="NormalWeb"/>
            </w:pPr>
            <w:r>
              <w:rPr>
                <w:color w:val="0747A6"/>
              </w:rPr>
              <w:t>Bag collected from Home; Postcode; Date; Time; Carriage Medium</w:t>
            </w:r>
          </w:p>
        </w:tc>
      </w:tr>
      <w:tr w:rsidR="000F56C0" w14:paraId="3544ED9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26A615" w14:textId="77777777" w:rsidR="000F56C0" w:rsidRDefault="000F56C0" w:rsidP="00C60298">
            <w:pPr>
              <w:pStyle w:val="NormalWeb"/>
            </w:pPr>
            <w:r>
              <w:rPr>
                <w:color w:val="0747A6"/>
              </w:rPr>
              <w:t>.H/T1/CENTRAL/E20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E36B0" w14:textId="77777777" w:rsidR="000F56C0" w:rsidRDefault="000F56C0" w:rsidP="00C60298">
            <w:pPr>
              <w:pStyle w:val="NormalWeb"/>
            </w:pPr>
            <w:r>
              <w:rPr>
                <w:color w:val="0747A6"/>
              </w:rPr>
              <w:t>Handling Terminal; Handling Bay/Pier; Handling Gate/ Stand/Claim</w:t>
            </w:r>
          </w:p>
        </w:tc>
      </w:tr>
      <w:tr w:rsidR="000F56C0" w14:paraId="7269E94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5B397B" w14:textId="77777777" w:rsidR="000F56C0" w:rsidRDefault="000F56C0" w:rsidP="00C60298">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9010C" w14:textId="77777777" w:rsidR="000F56C0" w:rsidRDefault="000F56C0" w:rsidP="00C60298">
            <w:pPr>
              <w:pStyle w:val="NormalWeb"/>
            </w:pPr>
            <w:r>
              <w:rPr>
                <w:color w:val="0747A6"/>
              </w:rPr>
              <w:t>Passenger Name</w:t>
            </w:r>
          </w:p>
        </w:tc>
      </w:tr>
      <w:tr w:rsidR="000F56C0" w14:paraId="76A3BD7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6F9F2"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F98BF" w14:textId="77777777" w:rsidR="000F56C0" w:rsidRDefault="000F56C0" w:rsidP="00C60298">
            <w:pPr>
              <w:pStyle w:val="NormalWeb"/>
            </w:pPr>
            <w:r>
              <w:rPr>
                <w:color w:val="0747A6"/>
              </w:rPr>
              <w:t>End of Message Identifier</w:t>
            </w:r>
          </w:p>
        </w:tc>
      </w:tr>
    </w:tbl>
    <w:p w14:paraId="02A75AAB" w14:textId="77777777" w:rsidR="000F56C0" w:rsidRDefault="000F56C0" w:rsidP="00C60298">
      <w:pPr>
        <w:pStyle w:val="NormalWeb"/>
      </w:pPr>
      <w:r>
        <w:t>semantics: let us assume this is an instruction to Ground Transportation (courier) under carrier BA control. Courier needs a pick-up and delivery address. Pick-up address is clear. Delivery address is in .H</w:t>
      </w:r>
    </w:p>
    <w:p w14:paraId="694DF1AA" w14:textId="77777777" w:rsidR="000F56C0" w:rsidRDefault="000F56C0" w:rsidP="00C60298">
      <w:pPr>
        <w:pStyle w:val="NormalWeb"/>
      </w:pPr>
      <w:r>
        <w:t>analysis: nothing special</w:t>
      </w:r>
    </w:p>
    <w:p w14:paraId="6E3CF2A8" w14:textId="77777777" w:rsidR="000F56C0" w:rsidRDefault="000F56C0" w:rsidP="00C60298">
      <w:pPr>
        <w:pStyle w:val="NormalWeb"/>
      </w:pPr>
      <w:r>
        <w:t xml:space="preserve">result: </w:t>
      </w:r>
      <w:hyperlink r:id="rId22" w:history="1">
        <w:r>
          <w:rPr>
            <w:rStyle w:val="Hyperlink"/>
          </w:rPr>
          <w:t>4.9.10 BSM for remote checked in bag from home</w:t>
        </w:r>
      </w:hyperlink>
    </w:p>
    <w:p w14:paraId="3335F717" w14:textId="77777777" w:rsidR="000F56C0" w:rsidRDefault="000F56C0" w:rsidP="00C60298">
      <w:pPr>
        <w:pStyle w:val="Heading4"/>
        <w:rPr>
          <w:rFonts w:eastAsia="Times New Roman"/>
        </w:rPr>
      </w:pPr>
      <w:r>
        <w:rPr>
          <w:rFonts w:eastAsia="Times New Roman"/>
          <w:color w:val="0747A6"/>
        </w:rPr>
        <w:t xml:space="preserve">4.9.11   BSM for remote checked in bag from Train Station </w:t>
      </w:r>
    </w:p>
    <w:p w14:paraId="3855021A" w14:textId="77777777" w:rsidR="000F56C0" w:rsidRDefault="000F56C0" w:rsidP="00C60298">
      <w:pPr>
        <w:pStyle w:val="NormalWeb"/>
      </w:pPr>
      <w:r>
        <w:t>use case: acquire bag at train station</w:t>
      </w:r>
    </w:p>
    <w:p w14:paraId="303E63A2" w14:textId="77777777" w:rsidR="000F56C0" w:rsidRDefault="000F56C0" w:rsidP="00C60298">
      <w:pPr>
        <w:pStyle w:val="NormalWeb"/>
      </w:pPr>
      <w:r>
        <w:t>Redaction: reduced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84"/>
        <w:gridCol w:w="5626"/>
      </w:tblGrid>
      <w:tr w:rsidR="000F56C0" w14:paraId="402B17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80FC91"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6621CA" w14:textId="77777777" w:rsidR="000F56C0" w:rsidRDefault="000F56C0" w:rsidP="00C60298">
            <w:pPr>
              <w:pStyle w:val="NormalWeb"/>
            </w:pPr>
            <w:r>
              <w:rPr>
                <w:color w:val="0747A6"/>
              </w:rPr>
              <w:t>Standard Message Identifier</w:t>
            </w:r>
          </w:p>
        </w:tc>
      </w:tr>
      <w:tr w:rsidR="000F56C0" w14:paraId="60F843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E90A8" w14:textId="77777777" w:rsidR="000F56C0" w:rsidRDefault="000F56C0" w:rsidP="00C60298">
            <w:pPr>
              <w:pStyle w:val="NormalWeb"/>
            </w:pPr>
            <w:r>
              <w:rPr>
                <w:color w:val="0747A6"/>
              </w:rPr>
              <w:t>.V/1RLHR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7051A1" w14:textId="77777777" w:rsidR="000F56C0" w:rsidRDefault="000F56C0" w:rsidP="00C60298">
            <w:pPr>
              <w:pStyle w:val="NormalWeb"/>
            </w:pPr>
            <w:r>
              <w:rPr>
                <w:color w:val="0747A6"/>
              </w:rPr>
              <w:t>Version; Remote Check-In for Heathrow</w:t>
            </w:r>
          </w:p>
        </w:tc>
      </w:tr>
      <w:tr w:rsidR="000F56C0" w14:paraId="47640F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4B709E" w14:textId="77777777" w:rsidR="000F56C0" w:rsidRDefault="000F56C0" w:rsidP="00C60298">
            <w:pPr>
              <w:pStyle w:val="NormalWeb"/>
            </w:pPr>
            <w:r>
              <w:rPr>
                <w:color w:val="0747A6"/>
              </w:rPr>
              <w:t>.F/BA952/08MAY/FRA/J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2C37C2" w14:textId="77777777" w:rsidR="000F56C0" w:rsidRDefault="000F56C0" w:rsidP="00C60298">
            <w:pPr>
              <w:pStyle w:val="NormalWeb"/>
            </w:pPr>
            <w:r>
              <w:rPr>
                <w:color w:val="0747A6"/>
              </w:rPr>
              <w:t>Flight details; Date; destination; class</w:t>
            </w:r>
          </w:p>
        </w:tc>
      </w:tr>
      <w:tr w:rsidR="000F56C0" w14:paraId="25733FF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3DA13" w14:textId="77777777" w:rsidR="000F56C0" w:rsidRDefault="000F56C0" w:rsidP="00C60298">
            <w:pPr>
              <w:pStyle w:val="NormalWeb"/>
            </w:pPr>
            <w:r>
              <w:rPr>
                <w:color w:val="0747A6"/>
              </w:rPr>
              <w:t>.N/5037155090001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920915" w14:textId="77777777" w:rsidR="000F56C0" w:rsidRDefault="000F56C0" w:rsidP="00C60298">
            <w:pPr>
              <w:pStyle w:val="NormalWeb"/>
            </w:pPr>
            <w:r>
              <w:rPr>
                <w:color w:val="0747A6"/>
              </w:rPr>
              <w:t>Bag Tag Number and Number of Consecutive Tags</w:t>
            </w:r>
          </w:p>
        </w:tc>
      </w:tr>
      <w:tr w:rsidR="000F56C0" w14:paraId="67F085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A0906" w14:textId="77777777" w:rsidR="000F56C0" w:rsidRDefault="000F56C0" w:rsidP="00C60298">
            <w:pPr>
              <w:pStyle w:val="NormalWeb"/>
            </w:pPr>
            <w:r>
              <w:rPr>
                <w:color w:val="0747A6"/>
              </w:rPr>
              <w:t>.D/TRST/QQP/07MAY/084512L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E915A7" w14:textId="77777777" w:rsidR="000F56C0" w:rsidRDefault="000F56C0" w:rsidP="00C60298">
            <w:pPr>
              <w:pStyle w:val="NormalWeb"/>
            </w:pPr>
            <w:r>
              <w:rPr>
                <w:color w:val="0747A6"/>
              </w:rPr>
              <w:t>Bag Checked in at Train Station; Station Identifier; Date; Time;</w:t>
            </w:r>
          </w:p>
        </w:tc>
      </w:tr>
      <w:tr w:rsidR="000F56C0" w14:paraId="55312EB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490288" w14:textId="77777777" w:rsidR="000F56C0" w:rsidRDefault="000F56C0" w:rsidP="00C60298">
            <w:pPr>
              <w:pStyle w:val="NormalWeb"/>
            </w:pPr>
            <w:r>
              <w:rPr>
                <w:color w:val="0747A6"/>
              </w:rPr>
              <w:t>.H/HEX/P1/E20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2C9B6" w14:textId="77777777" w:rsidR="000F56C0" w:rsidRDefault="000F56C0" w:rsidP="00C60298">
            <w:pPr>
              <w:pStyle w:val="NormalWeb"/>
            </w:pPr>
            <w:r>
              <w:rPr>
                <w:color w:val="0747A6"/>
              </w:rPr>
              <w:t>Handling Terminal; Handling Bay/Pier; Handling Gate/Stand/Claim</w:t>
            </w:r>
          </w:p>
        </w:tc>
      </w:tr>
      <w:tr w:rsidR="000F56C0" w14:paraId="03B216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94BDD" w14:textId="77777777" w:rsidR="000F56C0" w:rsidRDefault="000F56C0" w:rsidP="00C60298">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403806" w14:textId="77777777" w:rsidR="000F56C0" w:rsidRDefault="000F56C0" w:rsidP="00C60298">
            <w:pPr>
              <w:pStyle w:val="NormalWeb"/>
            </w:pPr>
            <w:r>
              <w:rPr>
                <w:color w:val="0747A6"/>
              </w:rPr>
              <w:t>Passenger Name</w:t>
            </w:r>
          </w:p>
        </w:tc>
      </w:tr>
      <w:tr w:rsidR="000F56C0" w14:paraId="5B7948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F6BAF"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311A8" w14:textId="77777777" w:rsidR="000F56C0" w:rsidRDefault="000F56C0" w:rsidP="00C60298">
            <w:pPr>
              <w:pStyle w:val="NormalWeb"/>
            </w:pPr>
            <w:r>
              <w:rPr>
                <w:color w:val="0747A6"/>
              </w:rPr>
              <w:t>End of Message Identifier</w:t>
            </w:r>
          </w:p>
        </w:tc>
      </w:tr>
    </w:tbl>
    <w:p w14:paraId="56D5A081" w14:textId="77777777" w:rsidR="000F56C0" w:rsidRDefault="000F56C0" w:rsidP="00C60298">
      <w:pPr>
        <w:pStyle w:val="NormalWeb"/>
      </w:pPr>
      <w:r>
        <w:t>semantics: Bag is dropped at Paddington day in advance for Heathrow departure with handover between handlers at “HEX/P1/E20”</w:t>
      </w:r>
    </w:p>
    <w:p w14:paraId="5C7B6C39" w14:textId="77777777" w:rsidR="000F56C0" w:rsidRDefault="000F56C0" w:rsidP="00C60298">
      <w:pPr>
        <w:pStyle w:val="NormalWeb"/>
      </w:pPr>
      <w:r>
        <w:t>analysis: Note Baggage Source=R is mapped to a Baggage Process=L. That collection is remote is expressed in details of Collection element (e.g. baggage facility type)</w:t>
      </w:r>
    </w:p>
    <w:p w14:paraId="05F3AE1D" w14:textId="77777777" w:rsidR="000F56C0" w:rsidRDefault="000F56C0" w:rsidP="00C60298">
      <w:pPr>
        <w:pStyle w:val="NormalWeb"/>
      </w:pPr>
      <w:r>
        <w:t xml:space="preserve">result: </w:t>
      </w:r>
      <w:hyperlink r:id="rId23" w:history="1">
        <w:r>
          <w:rPr>
            <w:rStyle w:val="Hyperlink"/>
          </w:rPr>
          <w:t xml:space="preserve">4.9.11 </w:t>
        </w:r>
        <w:r>
          <w:rPr>
            <w:rStyle w:val="inline-comment-marker"/>
            <w:color w:val="0000FF"/>
            <w:u w:val="single"/>
          </w:rPr>
          <w:t>BSM for remote checked in bag from Train Station</w:t>
        </w:r>
      </w:hyperlink>
    </w:p>
    <w:p w14:paraId="706B351F" w14:textId="77777777" w:rsidR="000F56C0" w:rsidRDefault="000F56C0" w:rsidP="00C60298">
      <w:pPr>
        <w:pStyle w:val="Heading4"/>
        <w:rPr>
          <w:rFonts w:eastAsia="Times New Roman"/>
        </w:rPr>
      </w:pPr>
      <w:r>
        <w:rPr>
          <w:rFonts w:eastAsia="Times New Roman"/>
          <w:color w:val="0747A6"/>
        </w:rPr>
        <w:t xml:space="preserve">4.9.12   BSM for remote checked in bag from a cruise ship at a Port </w:t>
      </w:r>
    </w:p>
    <w:p w14:paraId="5BE1D501" w14:textId="77777777" w:rsidR="000F56C0" w:rsidRDefault="000F56C0" w:rsidP="00C60298">
      <w:pPr>
        <w:pStyle w:val="NormalWeb"/>
      </w:pPr>
      <w:r>
        <w:t>use case: acquire bag at port</w:t>
      </w:r>
    </w:p>
    <w:p w14:paraId="01B57330" w14:textId="77777777" w:rsidR="000F56C0" w:rsidRDefault="000F56C0" w:rsidP="00C60298">
      <w:pPr>
        <w:pStyle w:val="NormalWeb"/>
      </w:pPr>
      <w:r>
        <w:t>Redaction: reduced to single bag, removed screening instruction as irrelevant to port activity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91"/>
        <w:gridCol w:w="4119"/>
      </w:tblGrid>
      <w:tr w:rsidR="000F56C0" w14:paraId="3810094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10BA87"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D08878" w14:textId="77777777" w:rsidR="000F56C0" w:rsidRDefault="000F56C0" w:rsidP="00C60298">
            <w:pPr>
              <w:pStyle w:val="NormalWeb"/>
            </w:pPr>
            <w:r>
              <w:rPr>
                <w:color w:val="0747A6"/>
              </w:rPr>
              <w:t>Standard Message Identifier</w:t>
            </w:r>
          </w:p>
        </w:tc>
      </w:tr>
      <w:tr w:rsidR="000F56C0" w14:paraId="00F291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40F702" w14:textId="77777777" w:rsidR="000F56C0" w:rsidRDefault="000F56C0" w:rsidP="00C60298">
            <w:pPr>
              <w:pStyle w:val="NormalWeb"/>
            </w:pPr>
            <w:r>
              <w:rPr>
                <w:color w:val="0747A6"/>
              </w:rPr>
              <w:t>.V/1RLAX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50EF22" w14:textId="77777777" w:rsidR="000F56C0" w:rsidRDefault="000F56C0" w:rsidP="00C60298">
            <w:pPr>
              <w:pStyle w:val="NormalWeb"/>
            </w:pPr>
            <w:r>
              <w:rPr>
                <w:color w:val="0747A6"/>
              </w:rPr>
              <w:t>Version; Remote Bag at LAX</w:t>
            </w:r>
          </w:p>
        </w:tc>
      </w:tr>
      <w:tr w:rsidR="000F56C0" w14:paraId="08761E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592EE" w14:textId="77777777" w:rsidR="000F56C0" w:rsidRDefault="000F56C0" w:rsidP="00C60298">
            <w:pPr>
              <w:pStyle w:val="NormalWeb"/>
            </w:pPr>
            <w:r>
              <w:rPr>
                <w:color w:val="0747A6"/>
              </w:rPr>
              <w:t>.F/BA282/07MAY/LHR/F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2A022" w14:textId="77777777" w:rsidR="000F56C0" w:rsidRDefault="000F56C0" w:rsidP="00C60298">
            <w:pPr>
              <w:pStyle w:val="NormalWeb"/>
            </w:pPr>
            <w:r>
              <w:rPr>
                <w:color w:val="0747A6"/>
              </w:rPr>
              <w:t>Outbound carrier and flight; Date; Dest; Class</w:t>
            </w:r>
          </w:p>
        </w:tc>
      </w:tr>
      <w:tr w:rsidR="000F56C0" w14:paraId="25F83FD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7C1E44" w14:textId="77777777" w:rsidR="000F56C0" w:rsidRDefault="000F56C0" w:rsidP="00C60298">
            <w:pPr>
              <w:pStyle w:val="NormalWeb"/>
            </w:pPr>
            <w:r>
              <w:rPr>
                <w:color w:val="0747A6"/>
              </w:rPr>
              <w:t>.N/0085123456001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1D86A" w14:textId="77777777" w:rsidR="000F56C0" w:rsidRDefault="000F56C0" w:rsidP="00C60298">
            <w:pPr>
              <w:pStyle w:val="NormalWeb"/>
            </w:pPr>
            <w:r>
              <w:rPr>
                <w:color w:val="0747A6"/>
              </w:rPr>
              <w:t>Bag tag number; Number of Consecutive Tags (</w:t>
            </w:r>
            <w:del w:id="1" w:author="Unknown">
              <w:r>
                <w:rPr>
                  <w:color w:val="0747A6"/>
                </w:rPr>
                <w:delText>35</w:delText>
              </w:r>
            </w:del>
            <w:r>
              <w:rPr>
                <w:color w:val="0747A6"/>
              </w:rPr>
              <w:t>1)</w:t>
            </w:r>
          </w:p>
        </w:tc>
      </w:tr>
      <w:tr w:rsidR="000F56C0" w14:paraId="46E2B8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4D838" w14:textId="77777777" w:rsidR="000F56C0" w:rsidRDefault="000F56C0" w:rsidP="00C60298">
            <w:pPr>
              <w:pStyle w:val="NormalWeb"/>
            </w:pPr>
            <w:r>
              <w:rPr>
                <w:color w:val="0747A6"/>
              </w:rPr>
              <w:t>.D/PORT/LXS/07MAY/084512L/CS/POV23684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D7A507" w14:textId="77777777" w:rsidR="000F56C0" w:rsidRDefault="000F56C0" w:rsidP="00C60298">
            <w:pPr>
              <w:pStyle w:val="NormalWeb"/>
            </w:pPr>
            <w:r>
              <w:rPr>
                <w:color w:val="0747A6"/>
              </w:rPr>
              <w:t>Bag Checked in at Port; Port identifier; Date; Time; Carriage Medium; Transport Id</w:t>
            </w:r>
          </w:p>
        </w:tc>
      </w:tr>
      <w:tr w:rsidR="000F56C0" w14:paraId="393C4C9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791D2" w14:textId="77777777" w:rsidR="000F56C0" w:rsidRDefault="000F56C0" w:rsidP="00C60298">
            <w:pPr>
              <w:pStyle w:val="NormalWeb"/>
            </w:pPr>
            <w:r>
              <w:rPr>
                <w:color w:val="0747A6"/>
              </w:rPr>
              <w:t>.S/Y/3A/C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1C416" w14:textId="77777777" w:rsidR="000F56C0" w:rsidRDefault="000F56C0" w:rsidP="00C60298">
            <w:pPr>
              <w:pStyle w:val="NormalWeb"/>
            </w:pPr>
            <w:r>
              <w:rPr>
                <w:color w:val="0747A6"/>
              </w:rPr>
              <w:t xml:space="preserve">Reconciliation data; Auth to load; seat 3A, </w:t>
            </w:r>
            <w:proofErr w:type="spellStart"/>
            <w:r>
              <w:rPr>
                <w:color w:val="0747A6"/>
              </w:rPr>
              <w:t>ck'd</w:t>
            </w:r>
            <w:proofErr w:type="spellEnd"/>
            <w:r>
              <w:rPr>
                <w:color w:val="0747A6"/>
              </w:rPr>
              <w:t xml:space="preserve"> in</w:t>
            </w:r>
          </w:p>
        </w:tc>
      </w:tr>
      <w:tr w:rsidR="000F56C0" w14:paraId="17C5ED4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25FF1" w14:textId="77777777" w:rsidR="000F56C0" w:rsidRDefault="000F56C0" w:rsidP="00C60298">
            <w:pPr>
              <w:pStyle w:val="NormalWeb"/>
            </w:pPr>
            <w:r>
              <w:rPr>
                <w:color w:val="0747A6"/>
              </w:rPr>
              <w:t>.H/INT/GROUP/46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797C3" w14:textId="77777777" w:rsidR="000F56C0" w:rsidRDefault="000F56C0" w:rsidP="00C60298">
            <w:pPr>
              <w:pStyle w:val="NormalWeb"/>
            </w:pPr>
            <w:r>
              <w:rPr>
                <w:color w:val="0747A6"/>
              </w:rPr>
              <w:t>Handling Terminal; Handling Bay/Pier; Handling Gate/ Stand/Claim</w:t>
            </w:r>
          </w:p>
        </w:tc>
      </w:tr>
      <w:tr w:rsidR="000F56C0" w14:paraId="6CA73E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2D9E88" w14:textId="77777777" w:rsidR="000F56C0" w:rsidRDefault="000F56C0" w:rsidP="00C60298">
            <w:pPr>
              <w:pStyle w:val="NormalWeb"/>
            </w:pPr>
            <w:r>
              <w:rPr>
                <w:color w:val="0747A6"/>
              </w:rPr>
              <w:t>.P/SMITH/TOM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278F0A" w14:textId="77777777" w:rsidR="000F56C0" w:rsidRDefault="000F56C0" w:rsidP="00C60298">
            <w:pPr>
              <w:pStyle w:val="NormalWeb"/>
            </w:pPr>
            <w:r>
              <w:rPr>
                <w:color w:val="0747A6"/>
              </w:rPr>
              <w:t>Passenger Name</w:t>
            </w:r>
          </w:p>
        </w:tc>
      </w:tr>
      <w:tr w:rsidR="000F56C0" w14:paraId="0B489D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826E8" w14:textId="77777777" w:rsidR="000F56C0" w:rsidRDefault="000F56C0" w:rsidP="00C60298">
            <w:pPr>
              <w:pStyle w:val="NormalWeb"/>
            </w:pPr>
            <w:r>
              <w:rPr>
                <w:color w:val="0747A6"/>
              </w:rPr>
              <w:t>.C/ROYAL PRINCESS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6978B6" w14:textId="77777777" w:rsidR="000F56C0" w:rsidRDefault="000F56C0" w:rsidP="00C60298">
            <w:pPr>
              <w:pStyle w:val="NormalWeb"/>
            </w:pPr>
            <w:r>
              <w:rPr>
                <w:color w:val="0747A6"/>
              </w:rPr>
              <w:t>Corporate/Group Name</w:t>
            </w:r>
          </w:p>
        </w:tc>
      </w:tr>
      <w:tr w:rsidR="000F56C0" w14:paraId="5FD362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3D1D7" w14:textId="77777777" w:rsidR="000F56C0" w:rsidRDefault="000F56C0" w:rsidP="00C60298">
            <w:pPr>
              <w:pStyle w:val="NormalWeb"/>
            </w:pPr>
            <w:r>
              <w:rPr>
                <w:color w:val="0747A6"/>
              </w:rPr>
              <w:t>.R/CRUISE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563246" w14:textId="77777777" w:rsidR="000F56C0" w:rsidRDefault="000F56C0" w:rsidP="00C60298">
            <w:pPr>
              <w:pStyle w:val="NormalWeb"/>
            </w:pPr>
            <w:r>
              <w:rPr>
                <w:color w:val="0747A6"/>
              </w:rPr>
              <w:t>Internal airline data</w:t>
            </w:r>
          </w:p>
        </w:tc>
      </w:tr>
      <w:tr w:rsidR="000F56C0" w14:paraId="05BD180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9B9FC"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B0E138" w14:textId="77777777" w:rsidR="000F56C0" w:rsidRDefault="000F56C0" w:rsidP="00C60298">
            <w:pPr>
              <w:pStyle w:val="NormalWeb"/>
            </w:pPr>
            <w:r>
              <w:rPr>
                <w:color w:val="0747A6"/>
              </w:rPr>
              <w:t>End of Message Identifier</w:t>
            </w:r>
          </w:p>
        </w:tc>
      </w:tr>
    </w:tbl>
    <w:p w14:paraId="424FB9F5" w14:textId="77777777" w:rsidR="000F56C0" w:rsidRDefault="000F56C0" w:rsidP="00C60298">
      <w:pPr>
        <w:pStyle w:val="NormalWeb"/>
      </w:pPr>
      <w:r>
        <w:t>semantics: instruction to acquire bag at a port (cruise) for delivery at a hand-over location at airport.</w:t>
      </w:r>
    </w:p>
    <w:p w14:paraId="079DB7AF" w14:textId="77777777" w:rsidR="000F56C0" w:rsidRDefault="000F56C0" w:rsidP="00C60298">
      <w:pPr>
        <w:pStyle w:val="NormalWeb"/>
      </w:pPr>
      <w:r>
        <w:t>analysis: note the mapping of Baggage Source R to Baggage Process L plus a Collection element with off airport baggage facility (type=PORT)</w:t>
      </w:r>
    </w:p>
    <w:p w14:paraId="489C7995" w14:textId="77777777" w:rsidR="000F56C0" w:rsidRDefault="000F56C0" w:rsidP="00C60298">
      <w:pPr>
        <w:pStyle w:val="NormalWeb"/>
      </w:pPr>
      <w:r>
        <w:t xml:space="preserve">result: </w:t>
      </w:r>
      <w:hyperlink r:id="rId24" w:history="1">
        <w:r>
          <w:rPr>
            <w:rStyle w:val="Hyperlink"/>
          </w:rPr>
          <w:t>4.9.12 BSM for remote checked in bag from a cruise ship at a Port</w:t>
        </w:r>
      </w:hyperlink>
    </w:p>
    <w:p w14:paraId="35F12E22" w14:textId="77777777" w:rsidR="000F56C0" w:rsidRDefault="000F56C0" w:rsidP="00C60298">
      <w:pPr>
        <w:pStyle w:val="Heading4"/>
        <w:rPr>
          <w:rFonts w:eastAsia="Times New Roman"/>
        </w:rPr>
      </w:pPr>
      <w:r>
        <w:rPr>
          <w:rFonts w:eastAsia="Times New Roman"/>
          <w:color w:val="0747A6"/>
        </w:rPr>
        <w:t>4.9.13   BSM for Ground Transport at the destination</w:t>
      </w:r>
    </w:p>
    <w:p w14:paraId="0083A280" w14:textId="77777777" w:rsidR="000F56C0" w:rsidRDefault="000F56C0" w:rsidP="00C60298">
      <w:pPr>
        <w:pStyle w:val="NormalWeb"/>
      </w:pPr>
      <w:r>
        <w:rPr>
          <w:color w:val="0747A6"/>
        </w:rPr>
        <w:t xml:space="preserve">use case: ground transport at destination </w:t>
      </w:r>
    </w:p>
    <w:p w14:paraId="54FDBB4D" w14:textId="77777777" w:rsidR="000F56C0" w:rsidRDefault="000F56C0" w:rsidP="00C60298">
      <w:pPr>
        <w:pStyle w:val="NormalWeb"/>
      </w:pPr>
      <w:r>
        <w:t>Redaction: reduced to single passenger and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178"/>
        <w:gridCol w:w="4090"/>
      </w:tblGrid>
      <w:tr w:rsidR="000F56C0" w14:paraId="451431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0758A9"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1089D" w14:textId="77777777" w:rsidR="000F56C0" w:rsidRDefault="000F56C0" w:rsidP="00C60298">
            <w:pPr>
              <w:pStyle w:val="NormalWeb"/>
            </w:pPr>
            <w:r>
              <w:rPr>
                <w:color w:val="0747A6"/>
              </w:rPr>
              <w:t>Standard Message Identifier</w:t>
            </w:r>
          </w:p>
        </w:tc>
      </w:tr>
      <w:tr w:rsidR="000F56C0" w14:paraId="249D79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CA12C0" w14:textId="77777777" w:rsidR="000F56C0" w:rsidRDefault="000F56C0" w:rsidP="00C60298">
            <w:pPr>
              <w:pStyle w:val="NormalWeb"/>
            </w:pPr>
            <w:r>
              <w:rPr>
                <w:color w:val="0747A6"/>
              </w:rPr>
              <w:t>.V/1XFRA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3E2852" w14:textId="77777777" w:rsidR="000F56C0" w:rsidRDefault="000F56C0" w:rsidP="00C60298">
            <w:pPr>
              <w:pStyle w:val="NormalWeb"/>
            </w:pPr>
            <w:r>
              <w:rPr>
                <w:color w:val="0747A6"/>
              </w:rPr>
              <w:t>Version; Terminating at Frankfurt</w:t>
            </w:r>
          </w:p>
        </w:tc>
      </w:tr>
      <w:tr w:rsidR="000F56C0" w14:paraId="2881B6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3A74A" w14:textId="77777777" w:rsidR="000F56C0" w:rsidRDefault="000F56C0" w:rsidP="00C60298">
            <w:pPr>
              <w:pStyle w:val="NormalWeb"/>
            </w:pPr>
            <w:r>
              <w:rPr>
                <w:color w:val="0747A6"/>
              </w:rPr>
              <w:t>.I/BA952/08MAY/LHR/J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45B01A" w14:textId="77777777" w:rsidR="000F56C0" w:rsidRDefault="000F56C0" w:rsidP="00C60298">
            <w:pPr>
              <w:pStyle w:val="NormalWeb"/>
            </w:pPr>
            <w:r>
              <w:rPr>
                <w:color w:val="0747A6"/>
              </w:rPr>
              <w:t>Inbound flight details; Date; origin; class</w:t>
            </w:r>
          </w:p>
        </w:tc>
      </w:tr>
      <w:tr w:rsidR="000F56C0" w14:paraId="1D54B4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AE864" w14:textId="77777777" w:rsidR="000F56C0" w:rsidRDefault="000F56C0" w:rsidP="00C60298">
            <w:pPr>
              <w:pStyle w:val="NormalWeb"/>
            </w:pPr>
            <w:r>
              <w:rPr>
                <w:color w:val="0747A6"/>
              </w:rPr>
              <w:t>.N/5037155090001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2055E" w14:textId="77777777" w:rsidR="000F56C0" w:rsidRDefault="000F56C0" w:rsidP="00C60298">
            <w:pPr>
              <w:pStyle w:val="NormalWeb"/>
            </w:pPr>
            <w:r>
              <w:rPr>
                <w:color w:val="0747A6"/>
              </w:rPr>
              <w:t xml:space="preserve">Bag Tag Number </w:t>
            </w:r>
          </w:p>
        </w:tc>
      </w:tr>
      <w:tr w:rsidR="000F56C0" w14:paraId="54DBC5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8E11D3" w14:textId="77777777" w:rsidR="000F56C0" w:rsidRDefault="000F56C0" w:rsidP="00C60298">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EB753" w14:textId="77777777" w:rsidR="000F56C0" w:rsidRDefault="000F56C0" w:rsidP="00C60298">
            <w:pPr>
              <w:pStyle w:val="NormalWeb"/>
            </w:pPr>
            <w:r>
              <w:rPr>
                <w:color w:val="0747A6"/>
              </w:rPr>
              <w:t>passenger surname, given names</w:t>
            </w:r>
          </w:p>
        </w:tc>
      </w:tr>
      <w:tr w:rsidR="000F56C0" w14:paraId="1367566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AF4C9" w14:textId="77777777" w:rsidR="000F56C0" w:rsidRDefault="000F56C0" w:rsidP="00C60298">
            <w:pPr>
              <w:pStyle w:val="NormalWeb"/>
            </w:pPr>
            <w:r>
              <w:rPr>
                <w:color w:val="0747A6"/>
              </w:rPr>
              <w:t>.G///MARRIOT FRANKFURT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D7753" w14:textId="77777777" w:rsidR="000F56C0" w:rsidRDefault="000F56C0" w:rsidP="00C60298">
            <w:pPr>
              <w:pStyle w:val="NormalWeb"/>
            </w:pPr>
            <w:r>
              <w:rPr>
                <w:color w:val="0747A6"/>
              </w:rPr>
              <w:t>Ground Transport (Delivery Address)</w:t>
            </w:r>
          </w:p>
        </w:tc>
      </w:tr>
      <w:tr w:rsidR="000F56C0" w14:paraId="1908668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69E662"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83650" w14:textId="77777777" w:rsidR="000F56C0" w:rsidRDefault="000F56C0" w:rsidP="00C60298">
            <w:pPr>
              <w:pStyle w:val="NormalWeb"/>
            </w:pPr>
            <w:r>
              <w:rPr>
                <w:color w:val="0747A6"/>
              </w:rPr>
              <w:t>End of Message Identifier</w:t>
            </w:r>
          </w:p>
        </w:tc>
      </w:tr>
    </w:tbl>
    <w:p w14:paraId="7251AC6B" w14:textId="77777777" w:rsidR="000F56C0" w:rsidRDefault="000F56C0" w:rsidP="00C60298">
      <w:pPr>
        <w:pStyle w:val="NormalWeb"/>
      </w:pPr>
      <w:r>
        <w:t>semantics: bag is terminating transport by air at airport and requires further transportation to hotel. Bag is returned in passenger custody at hotel</w:t>
      </w:r>
    </w:p>
    <w:p w14:paraId="4250763D" w14:textId="77777777" w:rsidR="000F56C0" w:rsidRDefault="000F56C0" w:rsidP="00C60298">
      <w:pPr>
        <w:pStyle w:val="NormalWeb"/>
      </w:pPr>
      <w:r>
        <w:t>analysis: nothing special</w:t>
      </w:r>
    </w:p>
    <w:p w14:paraId="23D4D542" w14:textId="77777777" w:rsidR="000F56C0" w:rsidRDefault="000F56C0" w:rsidP="00C60298">
      <w:pPr>
        <w:pStyle w:val="NormalWeb"/>
      </w:pPr>
      <w:r>
        <w:t xml:space="preserve">result: </w:t>
      </w:r>
      <w:hyperlink r:id="rId25" w:history="1">
        <w:r>
          <w:rPr>
            <w:rStyle w:val="Hyperlink"/>
          </w:rPr>
          <w:t>4.9.13   BSM for Ground Transport at the destination</w:t>
        </w:r>
      </w:hyperlink>
    </w:p>
    <w:p w14:paraId="37060950" w14:textId="77777777" w:rsidR="000F56C0" w:rsidRDefault="000F56C0" w:rsidP="00C60298">
      <w:pPr>
        <w:pStyle w:val="Heading4"/>
        <w:rPr>
          <w:rFonts w:eastAsia="Times New Roman"/>
        </w:rPr>
      </w:pPr>
      <w:r>
        <w:rPr>
          <w:rFonts w:eastAsia="Times New Roman"/>
          <w:color w:val="0747A6"/>
        </w:rPr>
        <w:t>4.9.14   BSM with minimum elements for an EBT</w:t>
      </w:r>
    </w:p>
    <w:p w14:paraId="7DA00EB6" w14:textId="77777777" w:rsidR="000F56C0" w:rsidRDefault="000F56C0" w:rsidP="00C60298">
      <w:pPr>
        <w:pStyle w:val="NormalWeb"/>
      </w:pPr>
      <w:r>
        <w:rPr>
          <w:color w:val="0747A6"/>
        </w:rPr>
        <w:t xml:space="preserve">use case: use of electronic bag tag </w:t>
      </w:r>
    </w:p>
    <w:p w14:paraId="0061555B" w14:textId="77777777" w:rsidR="000F56C0" w:rsidRDefault="000F56C0" w:rsidP="00C60298">
      <w:pPr>
        <w:pStyle w:val="NormalWeb"/>
      </w:pPr>
      <w:r>
        <w:t>Redaction: .M repaired to meet RP1745</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320"/>
        <w:gridCol w:w="3690"/>
      </w:tblGrid>
      <w:tr w:rsidR="000F56C0" w14:paraId="019DD8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433A4"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0DDB2A" w14:textId="77777777" w:rsidR="000F56C0" w:rsidRDefault="000F56C0" w:rsidP="00C60298">
            <w:pPr>
              <w:pStyle w:val="NormalWeb"/>
            </w:pPr>
            <w:r>
              <w:rPr>
                <w:color w:val="0747A6"/>
              </w:rPr>
              <w:t>Standard Message Identifier</w:t>
            </w:r>
          </w:p>
        </w:tc>
      </w:tr>
      <w:tr w:rsidR="000F56C0" w14:paraId="60B7000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87F5FB"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F4503D" w14:textId="77777777" w:rsidR="000F56C0" w:rsidRDefault="000F56C0" w:rsidP="00C60298">
            <w:pPr>
              <w:pStyle w:val="NormalWeb"/>
            </w:pPr>
            <w:r>
              <w:rPr>
                <w:color w:val="0747A6"/>
              </w:rPr>
              <w:t>Version; Local joining bag at ZRH</w:t>
            </w:r>
          </w:p>
        </w:tc>
      </w:tr>
      <w:tr w:rsidR="000F56C0" w14:paraId="56BB48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8CFD4" w14:textId="77777777" w:rsidR="000F56C0" w:rsidRDefault="000F56C0" w:rsidP="00C60298">
            <w:pPr>
              <w:pStyle w:val="NormalWeb"/>
            </w:pPr>
            <w:r>
              <w:rPr>
                <w:color w:val="0747A6"/>
              </w:rPr>
              <w:t>.F/LX1927/18APR/JFK/C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9D634" w14:textId="77777777" w:rsidR="000F56C0" w:rsidRDefault="000F56C0" w:rsidP="00C60298">
            <w:pPr>
              <w:pStyle w:val="NormalWeb"/>
            </w:pPr>
            <w:r>
              <w:rPr>
                <w:color w:val="0747A6"/>
              </w:rPr>
              <w:t>Outbound carrier and flight; Date; Dest.; Class</w:t>
            </w:r>
          </w:p>
        </w:tc>
      </w:tr>
      <w:tr w:rsidR="000F56C0" w14:paraId="18A88A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1FE7B" w14:textId="77777777" w:rsidR="000F56C0" w:rsidRDefault="000F56C0" w:rsidP="00C60298">
            <w:pPr>
              <w:pStyle w:val="NormalWeb"/>
            </w:pPr>
            <w:r>
              <w:rPr>
                <w:color w:val="0747A6"/>
              </w:rPr>
              <w:t>.N/0724116785001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EC98A4" w14:textId="77777777" w:rsidR="000F56C0" w:rsidRDefault="000F56C0" w:rsidP="00C60298">
            <w:pPr>
              <w:pStyle w:val="NormalWeb"/>
            </w:pPr>
            <w:r>
              <w:rPr>
                <w:color w:val="0747A6"/>
              </w:rPr>
              <w:t>Bag tag number; Number of consecutive tags</w:t>
            </w:r>
          </w:p>
        </w:tc>
      </w:tr>
      <w:tr w:rsidR="000F56C0" w14:paraId="5E5E26E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E53954" w14:textId="77777777" w:rsidR="000F56C0" w:rsidRDefault="000F56C0" w:rsidP="00C60298">
            <w:pPr>
              <w:pStyle w:val="NormalWeb"/>
            </w:pPr>
            <w:r>
              <w:rPr>
                <w:color w:val="0747A6"/>
              </w:rPr>
              <w:t>.M/0724116785/G/E2003 41201 324FC 0A003 760E18 4542 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4FF97" w14:textId="77777777" w:rsidR="000F56C0" w:rsidRDefault="000F56C0" w:rsidP="00C60298">
            <w:pPr>
              <w:pStyle w:val="NormalWeb"/>
            </w:pPr>
            <w:r>
              <w:rPr>
                <w:color w:val="0747A6"/>
              </w:rPr>
              <w:t>Bag is an EBT with TID-based GUID</w:t>
            </w:r>
          </w:p>
        </w:tc>
      </w:tr>
      <w:tr w:rsidR="000F56C0" w14:paraId="1C9769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7976D"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492830" w14:textId="77777777" w:rsidR="000F56C0" w:rsidRDefault="000F56C0" w:rsidP="00C60298">
            <w:pPr>
              <w:pStyle w:val="NormalWeb"/>
            </w:pPr>
            <w:r>
              <w:rPr>
                <w:color w:val="0747A6"/>
              </w:rPr>
              <w:t>End of Message Identifier</w:t>
            </w:r>
          </w:p>
        </w:tc>
      </w:tr>
    </w:tbl>
    <w:p w14:paraId="77A4A567" w14:textId="77777777" w:rsidR="000F56C0" w:rsidRDefault="000F56C0" w:rsidP="00C60298">
      <w:pPr>
        <w:pStyle w:val="NormalWeb"/>
      </w:pPr>
      <w:r>
        <w:t>semantics: Instructions to plan for a bag identified with electronic bag tag (i.e. one may also scan with RFID enabled scanner)</w:t>
      </w:r>
    </w:p>
    <w:p w14:paraId="026A504A" w14:textId="77777777" w:rsidR="000F56C0" w:rsidRDefault="000F56C0" w:rsidP="00C60298">
      <w:pPr>
        <w:pStyle w:val="NormalWeb"/>
      </w:pPr>
      <w:r>
        <w:t xml:space="preserve">analysis: note that TTY distinguishes into types of </w:t>
      </w:r>
      <w:proofErr w:type="spellStart"/>
      <w:r>
        <w:t>transponderID</w:t>
      </w:r>
      <w:proofErr w:type="spellEnd"/>
      <w:r>
        <w:t xml:space="preserve"> based on length of ID. BIX drops this distinction</w:t>
      </w:r>
    </w:p>
    <w:p w14:paraId="4396E1B4" w14:textId="77777777" w:rsidR="000F56C0" w:rsidRDefault="000F56C0" w:rsidP="00C60298">
      <w:pPr>
        <w:pStyle w:val="NormalWeb"/>
      </w:pPr>
      <w:r>
        <w:t xml:space="preserve">result: </w:t>
      </w:r>
      <w:hyperlink r:id="rId26" w:history="1">
        <w:r>
          <w:rPr>
            <w:rStyle w:val="Hyperlink"/>
            <w:color w:val="0747A6"/>
          </w:rPr>
          <w:t>4.9.14   BSM with minimum elements for an EBT</w:t>
        </w:r>
      </w:hyperlink>
    </w:p>
    <w:p w14:paraId="0E5D806D" w14:textId="77777777" w:rsidR="000F56C0" w:rsidRDefault="000F56C0" w:rsidP="00C60298">
      <w:pPr>
        <w:pStyle w:val="Heading2"/>
        <w:rPr>
          <w:rFonts w:eastAsia="Times New Roman"/>
        </w:rPr>
      </w:pPr>
      <w:r>
        <w:rPr>
          <w:rFonts w:eastAsia="Times New Roman"/>
        </w:rPr>
        <w:t>Pending Change Request</w:t>
      </w:r>
    </w:p>
    <w:p w14:paraId="34148B66" w14:textId="77777777" w:rsidR="000F56C0" w:rsidRDefault="000F56C0" w:rsidP="00C60298">
      <w:pPr>
        <w:pStyle w:val="Heading4"/>
        <w:rPr>
          <w:rFonts w:eastAsia="Times New Roman"/>
        </w:rPr>
      </w:pPr>
      <w:r>
        <w:rPr>
          <w:rFonts w:eastAsia="Times New Roman"/>
          <w:color w:val="0747A6"/>
        </w:rPr>
        <w:t xml:space="preserve">4.9.5     Example of BSM for re-routing process - On hold until R755 </w:t>
      </w:r>
      <w:proofErr w:type="spellStart"/>
      <w:r>
        <w:rPr>
          <w:rFonts w:eastAsia="Times New Roman"/>
          <w:color w:val="0747A6"/>
        </w:rPr>
        <w:t>Reflighting</w:t>
      </w:r>
      <w:proofErr w:type="spellEnd"/>
      <w:r>
        <w:rPr>
          <w:rFonts w:eastAsia="Times New Roman"/>
          <w:color w:val="0747A6"/>
        </w:rPr>
        <w:t xml:space="preserve"> is clarified</w:t>
      </w:r>
    </w:p>
    <w:p w14:paraId="13348B91" w14:textId="77777777" w:rsidR="000F56C0" w:rsidRDefault="000F56C0" w:rsidP="00C60298">
      <w:pPr>
        <w:pStyle w:val="NormalWeb"/>
      </w:pPr>
      <w:r>
        <w:t>Redaction: removed IROP, UNAC, RRTE exceptions on delete of plan; removed RRTE exception as bag travels separate from passenger</w:t>
      </w:r>
    </w:p>
    <w:p w14:paraId="61DB0667" w14:textId="77777777" w:rsidR="000F56C0" w:rsidRDefault="000F56C0" w:rsidP="00C60298">
      <w:pPr>
        <w:pStyle w:val="NormalWeb"/>
      </w:pPr>
      <w:r>
        <w:t>Classic rerouting is a two step process (after initial message, that is)</w:t>
      </w:r>
    </w:p>
    <w:p w14:paraId="2A917742" w14:textId="77777777" w:rsidR="000F56C0" w:rsidRDefault="000F56C0" w:rsidP="00C60298">
      <w:pPr>
        <w:pStyle w:val="NormalWeb"/>
        <w:numPr>
          <w:ilvl w:val="0"/>
          <w:numId w:val="14"/>
        </w:numPr>
      </w:pPr>
      <w:r>
        <w:t>plan bag for original flight</w:t>
      </w:r>
    </w:p>
    <w:p w14:paraId="2998F0A6" w14:textId="77777777" w:rsidR="000F56C0" w:rsidRDefault="000F56C0" w:rsidP="00C60298">
      <w:pPr>
        <w:pStyle w:val="NormalWeb"/>
        <w:numPr>
          <w:ilvl w:val="0"/>
          <w:numId w:val="14"/>
        </w:numPr>
      </w:pPr>
      <w:r>
        <w:t>delete plan for bag</w:t>
      </w:r>
    </w:p>
    <w:p w14:paraId="6B54E9B1" w14:textId="77777777" w:rsidR="000F56C0" w:rsidRDefault="000F56C0" w:rsidP="00C60298">
      <w:pPr>
        <w:pStyle w:val="NormalWeb"/>
        <w:numPr>
          <w:ilvl w:val="0"/>
          <w:numId w:val="14"/>
        </w:numPr>
      </w:pPr>
      <w:r>
        <w:t>plan bag for replacement flight</w:t>
      </w:r>
    </w:p>
    <w:p w14:paraId="33961FE4" w14:textId="77777777" w:rsidR="000F56C0" w:rsidRDefault="000F56C0" w:rsidP="00C60298">
      <w:pPr>
        <w:pStyle w:val="NormalWeb"/>
      </w:pPr>
      <w:r>
        <w:t>Instruction to plan 0085123457 for SR101 to New York</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31"/>
        <w:gridCol w:w="4576"/>
      </w:tblGrid>
      <w:tr w:rsidR="000F56C0" w14:paraId="12374DB2" w14:textId="77777777" w:rsidTr="0045052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523995" w14:textId="77777777" w:rsidR="000F56C0" w:rsidRDefault="000F56C0" w:rsidP="00C60298">
            <w:pPr>
              <w:pStyle w:val="NormalWeb"/>
              <w:jc w:val="center"/>
              <w:rPr>
                <w:b/>
                <w:bCs/>
              </w:rPr>
            </w:pPr>
            <w:r>
              <w:rPr>
                <w:b/>
                <w:bCs/>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7D51B" w14:textId="77777777" w:rsidR="000F56C0" w:rsidRDefault="000F56C0" w:rsidP="00C60298">
            <w:pPr>
              <w:pStyle w:val="NormalWeb"/>
              <w:jc w:val="center"/>
              <w:rPr>
                <w:b/>
                <w:bCs/>
              </w:rPr>
            </w:pPr>
            <w:r>
              <w:rPr>
                <w:b/>
                <w:bCs/>
                <w:color w:val="0747A6"/>
              </w:rPr>
              <w:t>Standard Message Identifier</w:t>
            </w:r>
          </w:p>
        </w:tc>
      </w:tr>
      <w:tr w:rsidR="000F56C0" w14:paraId="194ABF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C53D1"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1874EE" w14:textId="77777777" w:rsidR="000F56C0" w:rsidRDefault="000F56C0" w:rsidP="00C60298">
            <w:pPr>
              <w:pStyle w:val="NormalWeb"/>
            </w:pPr>
            <w:r>
              <w:rPr>
                <w:color w:val="0747A6"/>
              </w:rPr>
              <w:t>Local bag at ZRH</w:t>
            </w:r>
          </w:p>
        </w:tc>
      </w:tr>
      <w:tr w:rsidR="000F56C0" w14:paraId="0DC8AD2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3BAC7" w14:textId="77777777" w:rsidR="000F56C0" w:rsidRDefault="000F56C0" w:rsidP="00C60298">
            <w:pPr>
              <w:pStyle w:val="NormalWeb"/>
            </w:pPr>
            <w:r>
              <w:rPr>
                <w:color w:val="0747A6"/>
              </w:rPr>
              <w:t>.F/SR101/18APR/JFK/C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113FC9" w14:textId="77777777" w:rsidR="000F56C0" w:rsidRDefault="000F56C0" w:rsidP="00C60298">
            <w:pPr>
              <w:pStyle w:val="NormalWeb"/>
            </w:pPr>
            <w:r>
              <w:rPr>
                <w:color w:val="0747A6"/>
              </w:rPr>
              <w:t>Carrier/Flight; Date; Destination; Class</w:t>
            </w:r>
          </w:p>
        </w:tc>
      </w:tr>
      <w:tr w:rsidR="000F56C0" w14:paraId="083374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A8892A" w14:textId="77777777" w:rsidR="000F56C0" w:rsidRDefault="000F56C0" w:rsidP="00C60298">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2F239" w14:textId="77777777" w:rsidR="000F56C0" w:rsidRDefault="000F56C0" w:rsidP="00C60298">
            <w:pPr>
              <w:pStyle w:val="NormalWeb"/>
            </w:pPr>
            <w:r>
              <w:rPr>
                <w:color w:val="0747A6"/>
              </w:rPr>
              <w:t>Bag Tag number; Number of consecutive tags</w:t>
            </w:r>
          </w:p>
        </w:tc>
      </w:tr>
      <w:tr w:rsidR="000F56C0" w14:paraId="70AA9B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1040B5" w14:textId="77777777" w:rsidR="000F56C0" w:rsidRDefault="000F56C0" w:rsidP="00C60298">
            <w:pPr>
              <w:pStyle w:val="NormalWeb"/>
            </w:pPr>
            <w:r>
              <w:rPr>
                <w:color w:val="0747A6"/>
              </w:rPr>
              <w:t>.S/Y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8F1F25" w14:textId="77777777" w:rsidR="000F56C0" w:rsidRDefault="000F56C0" w:rsidP="00C60298">
            <w:pPr>
              <w:pStyle w:val="NormalWeb"/>
            </w:pPr>
            <w:r>
              <w:rPr>
                <w:color w:val="0747A6"/>
              </w:rPr>
              <w:t>Reconciliation data; Auth. To load = Yes</w:t>
            </w:r>
          </w:p>
        </w:tc>
      </w:tr>
      <w:tr w:rsidR="000F56C0" w14:paraId="3FA5828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1DF9D0"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0583FF" w14:textId="77777777" w:rsidR="000F56C0" w:rsidRDefault="000F56C0" w:rsidP="00C60298">
            <w:pPr>
              <w:pStyle w:val="NormalWeb"/>
            </w:pPr>
            <w:r>
              <w:rPr>
                <w:color w:val="0747A6"/>
              </w:rPr>
              <w:t>End of Message Identifier</w:t>
            </w:r>
          </w:p>
        </w:tc>
      </w:tr>
    </w:tbl>
    <w:p w14:paraId="4B8DA4C0" w14:textId="77777777" w:rsidR="000F56C0" w:rsidRDefault="000F56C0" w:rsidP="00C60298">
      <w:pPr>
        <w:pStyle w:val="NormalWeb"/>
      </w:pPr>
      <w:r>
        <w:t>instruction to delete plan for 0085123457</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31"/>
        <w:gridCol w:w="4576"/>
      </w:tblGrid>
      <w:tr w:rsidR="000F56C0" w14:paraId="15755E63" w14:textId="77777777" w:rsidTr="0045052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63192" w14:textId="77777777" w:rsidR="000F56C0" w:rsidRDefault="000F56C0" w:rsidP="00C60298">
            <w:pPr>
              <w:pStyle w:val="NormalWeb"/>
              <w:jc w:val="center"/>
              <w:rPr>
                <w:b/>
                <w:bCs/>
              </w:rPr>
            </w:pPr>
            <w:r>
              <w:rPr>
                <w:b/>
                <w:bCs/>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D85D04" w14:textId="77777777" w:rsidR="000F56C0" w:rsidRDefault="000F56C0" w:rsidP="00C60298">
            <w:pPr>
              <w:pStyle w:val="NormalWeb"/>
              <w:jc w:val="center"/>
              <w:rPr>
                <w:b/>
                <w:bCs/>
              </w:rPr>
            </w:pPr>
            <w:r>
              <w:rPr>
                <w:b/>
                <w:bCs/>
                <w:color w:val="0747A6"/>
              </w:rPr>
              <w:t>Standard Message Identifier</w:t>
            </w:r>
          </w:p>
        </w:tc>
      </w:tr>
      <w:tr w:rsidR="000F56C0" w14:paraId="6B058D5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2C013" w14:textId="77777777" w:rsidR="000F56C0" w:rsidRDefault="000F56C0" w:rsidP="00C60298">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F7704" w14:textId="77777777" w:rsidR="000F56C0" w:rsidRDefault="000F56C0" w:rsidP="00C60298">
            <w:pPr>
              <w:pStyle w:val="NormalWeb"/>
            </w:pPr>
            <w:r>
              <w:rPr>
                <w:color w:val="0747A6"/>
              </w:rPr>
              <w:t>Delete function</w:t>
            </w:r>
          </w:p>
        </w:tc>
      </w:tr>
      <w:tr w:rsidR="000F56C0" w14:paraId="5E2121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B7DD2"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E6C506" w14:textId="77777777" w:rsidR="000F56C0" w:rsidRDefault="000F56C0" w:rsidP="00C60298">
            <w:pPr>
              <w:pStyle w:val="NormalWeb"/>
            </w:pPr>
            <w:r>
              <w:rPr>
                <w:color w:val="0747A6"/>
              </w:rPr>
              <w:t>Version; Local bag at ZRH with encryption</w:t>
            </w:r>
          </w:p>
        </w:tc>
      </w:tr>
      <w:tr w:rsidR="000F56C0" w14:paraId="0F8C68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12705A" w14:textId="77777777" w:rsidR="000F56C0" w:rsidRDefault="000F56C0" w:rsidP="00C60298">
            <w:pPr>
              <w:pStyle w:val="NormalWeb"/>
            </w:pPr>
            <w:r>
              <w:rPr>
                <w:color w:val="0747A6"/>
              </w:rPr>
              <w:t>.F/SR101/18APR/JFK/C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6D0603" w14:textId="77777777" w:rsidR="000F56C0" w:rsidRDefault="000F56C0" w:rsidP="00C60298">
            <w:pPr>
              <w:pStyle w:val="NormalWeb"/>
            </w:pPr>
            <w:r>
              <w:rPr>
                <w:color w:val="0747A6"/>
              </w:rPr>
              <w:t>Carrier/Flight; Date; Destination; Class</w:t>
            </w:r>
          </w:p>
        </w:tc>
      </w:tr>
      <w:tr w:rsidR="000F56C0" w14:paraId="2C31DF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BEE35" w14:textId="77777777" w:rsidR="000F56C0" w:rsidRDefault="000F56C0" w:rsidP="00C60298">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3E32DB" w14:textId="77777777" w:rsidR="000F56C0" w:rsidRDefault="000F56C0" w:rsidP="00C60298">
            <w:pPr>
              <w:pStyle w:val="NormalWeb"/>
            </w:pPr>
            <w:r>
              <w:rPr>
                <w:color w:val="0747A6"/>
              </w:rPr>
              <w:t>Bag Tag number; Number of consecutive tags</w:t>
            </w:r>
          </w:p>
        </w:tc>
      </w:tr>
      <w:tr w:rsidR="000F56C0" w14:paraId="1DF843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9C97F" w14:textId="77777777" w:rsidR="000F56C0" w:rsidRDefault="000F56C0" w:rsidP="00C60298">
            <w:pPr>
              <w:pStyle w:val="NormalWeb"/>
            </w:pPr>
            <w:r>
              <w:rPr>
                <w:color w:val="0747A6"/>
              </w:rPr>
              <w:t>.S/N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63BA8B" w14:textId="77777777" w:rsidR="000F56C0" w:rsidRDefault="000F56C0" w:rsidP="00C60298">
            <w:pPr>
              <w:pStyle w:val="NormalWeb"/>
            </w:pPr>
            <w:r>
              <w:rPr>
                <w:color w:val="0747A6"/>
              </w:rPr>
              <w:t>Reconciliation data; Auth. To load = No</w:t>
            </w:r>
          </w:p>
        </w:tc>
      </w:tr>
      <w:tr w:rsidR="000F56C0" w14:paraId="6A7F94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363000"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DC463E" w14:textId="77777777" w:rsidR="000F56C0" w:rsidRDefault="000F56C0" w:rsidP="00C60298">
            <w:pPr>
              <w:pStyle w:val="NormalWeb"/>
            </w:pPr>
            <w:r>
              <w:rPr>
                <w:color w:val="0747A6"/>
              </w:rPr>
              <w:t>End of Message Identifier</w:t>
            </w:r>
          </w:p>
        </w:tc>
      </w:tr>
    </w:tbl>
    <w:p w14:paraId="3B8366EE" w14:textId="77777777" w:rsidR="000F56C0" w:rsidRDefault="000F56C0" w:rsidP="00C60298">
      <w:pPr>
        <w:pStyle w:val="NormalWeb"/>
      </w:pPr>
      <w:r>
        <w:t xml:space="preserve">instruction to plan 0085123457 to </w:t>
      </w:r>
      <w:r>
        <w:rPr>
          <w:color w:val="0747A6"/>
        </w:rPr>
        <w:t>LH4210</w:t>
      </w:r>
      <w:r>
        <w:t xml:space="preserve"> for New York</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91"/>
        <w:gridCol w:w="5940"/>
      </w:tblGrid>
      <w:tr w:rsidR="000F56C0" w14:paraId="007BA9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109B11"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19B684" w14:textId="77777777" w:rsidR="000F56C0" w:rsidRDefault="000F56C0" w:rsidP="00C60298">
            <w:pPr>
              <w:pStyle w:val="NormalWeb"/>
            </w:pPr>
            <w:r>
              <w:rPr>
                <w:color w:val="0747A6"/>
              </w:rPr>
              <w:t>Standard Message Identifier</w:t>
            </w:r>
          </w:p>
        </w:tc>
      </w:tr>
      <w:tr w:rsidR="000F56C0" w14:paraId="4B3691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23E6D4"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5B28BC" w14:textId="77777777" w:rsidR="000F56C0" w:rsidRDefault="000F56C0" w:rsidP="00C60298">
            <w:pPr>
              <w:pStyle w:val="NormalWeb"/>
            </w:pPr>
            <w:r>
              <w:rPr>
                <w:color w:val="0747A6"/>
              </w:rPr>
              <w:t>Version; Local bag at ZRH with encryption</w:t>
            </w:r>
          </w:p>
        </w:tc>
      </w:tr>
      <w:tr w:rsidR="000F56C0" w14:paraId="1B626C6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85EFFD" w14:textId="77777777" w:rsidR="000F56C0" w:rsidRDefault="000F56C0" w:rsidP="00C60298">
            <w:pPr>
              <w:pStyle w:val="NormalWeb"/>
            </w:pPr>
            <w:r>
              <w:rPr>
                <w:color w:val="0747A6"/>
              </w:rPr>
              <w:t xml:space="preserve">.F/LH4210/18APR/JFK/Y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5476E8" w14:textId="77777777" w:rsidR="000F56C0" w:rsidRDefault="000F56C0" w:rsidP="00C60298">
            <w:pPr>
              <w:pStyle w:val="NormalWeb"/>
            </w:pPr>
            <w:r>
              <w:rPr>
                <w:color w:val="0747A6"/>
              </w:rPr>
              <w:t>Outbound Carrier/Flight, Date; Destination; Class</w:t>
            </w:r>
          </w:p>
        </w:tc>
      </w:tr>
      <w:tr w:rsidR="000F56C0" w14:paraId="5D0515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E4DE18" w14:textId="77777777" w:rsidR="000F56C0" w:rsidRDefault="000F56C0" w:rsidP="00C60298">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9072D" w14:textId="77777777" w:rsidR="000F56C0" w:rsidRDefault="000F56C0" w:rsidP="00C60298">
            <w:pPr>
              <w:pStyle w:val="NormalWeb"/>
            </w:pPr>
            <w:r>
              <w:rPr>
                <w:color w:val="0747A6"/>
              </w:rPr>
              <w:t>Bag Tag number; Number of consecutive tags</w:t>
            </w:r>
          </w:p>
        </w:tc>
      </w:tr>
      <w:tr w:rsidR="000F56C0" w14:paraId="165FB6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B7185" w14:textId="77777777" w:rsidR="000F56C0" w:rsidRDefault="000F56C0" w:rsidP="00C60298">
            <w:pPr>
              <w:pStyle w:val="NormalWeb"/>
            </w:pPr>
            <w:r>
              <w:rPr>
                <w:color w:val="0747A6"/>
              </w:rPr>
              <w:t>.S/Y//////Y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EBF59" w14:textId="77777777" w:rsidR="000F56C0" w:rsidRDefault="000F56C0" w:rsidP="00C60298">
            <w:pPr>
              <w:pStyle w:val="NormalWeb"/>
            </w:pPr>
            <w:r>
              <w:rPr>
                <w:color w:val="0747A6"/>
              </w:rPr>
              <w:t>Reconciliation data; Auth. To load = Auth. To transport = Y</w:t>
            </w:r>
          </w:p>
        </w:tc>
      </w:tr>
      <w:tr w:rsidR="000F56C0" w14:paraId="702E9C0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F61318" w14:textId="77777777" w:rsidR="000F56C0" w:rsidRDefault="000F56C0" w:rsidP="00C60298">
            <w:pPr>
              <w:pStyle w:val="NormalWeb"/>
            </w:pPr>
            <w:r>
              <w:rPr>
                <w:color w:val="0747A6"/>
              </w:rPr>
              <w:t xml:space="preserve">.E/IROP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477A61" w14:textId="77777777" w:rsidR="000F56C0" w:rsidRDefault="000F56C0" w:rsidP="00C60298">
            <w:pPr>
              <w:pStyle w:val="NormalWeb"/>
            </w:pPr>
            <w:r>
              <w:rPr>
                <w:color w:val="0747A6"/>
              </w:rPr>
              <w:t>Indicator for irregular operation and involuntary re-routing</w:t>
            </w:r>
          </w:p>
        </w:tc>
      </w:tr>
      <w:tr w:rsidR="000F56C0" w14:paraId="6679C14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57D22" w14:textId="77777777" w:rsidR="000F56C0" w:rsidRDefault="000F56C0" w:rsidP="00C60298">
            <w:pPr>
              <w:pStyle w:val="NormalWeb"/>
            </w:pPr>
            <w:r>
              <w:rPr>
                <w:color w:val="0747A6"/>
              </w:rPr>
              <w:t>.E/UNAC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3E5619" w14:textId="77777777" w:rsidR="000F56C0" w:rsidRDefault="000F56C0" w:rsidP="00C60298">
            <w:pPr>
              <w:pStyle w:val="NormalWeb"/>
            </w:pPr>
            <w:r>
              <w:rPr>
                <w:color w:val="0747A6"/>
              </w:rPr>
              <w:t>Indicator for Unaccompanied baggage</w:t>
            </w:r>
          </w:p>
        </w:tc>
      </w:tr>
      <w:tr w:rsidR="000F56C0" w14:paraId="01D4439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F832C7" w14:textId="77777777" w:rsidR="000F56C0" w:rsidRDefault="000F56C0" w:rsidP="00C60298">
            <w:pPr>
              <w:pStyle w:val="NormalWeb"/>
            </w:pPr>
            <w:r>
              <w:rPr>
                <w:color w:val="0747A6"/>
              </w:rPr>
              <w:t xml:space="preserve">.E/STCK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0FDC5" w14:textId="77777777" w:rsidR="000F56C0" w:rsidRDefault="000F56C0" w:rsidP="00C60298">
            <w:pPr>
              <w:pStyle w:val="NormalWeb"/>
            </w:pPr>
            <w:r>
              <w:rPr>
                <w:color w:val="0747A6"/>
              </w:rPr>
              <w:t>Indicator for re-tagging instruction</w:t>
            </w:r>
          </w:p>
        </w:tc>
      </w:tr>
      <w:tr w:rsidR="000F56C0" w14:paraId="7287EFA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3297BB"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F3B587" w14:textId="77777777" w:rsidR="000F56C0" w:rsidRDefault="000F56C0" w:rsidP="00C60298">
            <w:pPr>
              <w:pStyle w:val="NormalWeb"/>
            </w:pPr>
            <w:r>
              <w:rPr>
                <w:color w:val="0747A6"/>
              </w:rPr>
              <w:t>End of Message Identifier</w:t>
            </w:r>
          </w:p>
        </w:tc>
      </w:tr>
    </w:tbl>
    <w:p w14:paraId="6401E45C" w14:textId="77777777" w:rsidR="000F56C0" w:rsidRDefault="000F56C0" w:rsidP="00C60298">
      <w:pPr>
        <w:pStyle w:val="NormalWeb"/>
      </w:pPr>
      <w:r>
        <w:t>Semantics: standard way to plan a bag for a flight, to remove the plan and to plan new route. This case indicates in the new plan indicates bag travels separate from passenger (Unaccompanied) and indicates the human readable information on physical tag should be updated (Sticker)</w:t>
      </w:r>
    </w:p>
    <w:p w14:paraId="37A27FA7" w14:textId="77777777" w:rsidR="000F56C0" w:rsidRDefault="000F56C0" w:rsidP="00C60298">
      <w:pPr>
        <w:pStyle w:val="NormalWeb"/>
      </w:pPr>
      <w:r>
        <w:t>Analysis: no special remarks on top of semantics</w:t>
      </w:r>
    </w:p>
    <w:p w14:paraId="70080886" w14:textId="77777777" w:rsidR="000F56C0" w:rsidRDefault="000F56C0" w:rsidP="00C60298">
      <w:pPr>
        <w:pStyle w:val="NormalWeb"/>
      </w:pPr>
      <w:r>
        <w:t>result:</w:t>
      </w:r>
    </w:p>
    <w:p w14:paraId="7F3BFB3B" w14:textId="77777777" w:rsidR="000F56C0" w:rsidRDefault="000F56C0" w:rsidP="00C60298">
      <w:pPr>
        <w:pStyle w:val="NormalWeb"/>
        <w:numPr>
          <w:ilvl w:val="0"/>
          <w:numId w:val="15"/>
        </w:numPr>
      </w:pPr>
      <w:hyperlink r:id="rId27" w:history="1">
        <w:r>
          <w:rPr>
            <w:rStyle w:val="Hyperlink"/>
          </w:rPr>
          <w:t>4.9.5.a Classic reroute, plan bag on initial flight</w:t>
        </w:r>
      </w:hyperlink>
    </w:p>
    <w:p w14:paraId="3B21FEB2" w14:textId="77777777" w:rsidR="000F56C0" w:rsidRDefault="000F56C0" w:rsidP="00C60298">
      <w:pPr>
        <w:pStyle w:val="NormalWeb"/>
        <w:numPr>
          <w:ilvl w:val="0"/>
          <w:numId w:val="15"/>
        </w:numPr>
      </w:pPr>
      <w:hyperlink r:id="rId28" w:history="1">
        <w:r>
          <w:rPr>
            <w:rStyle w:val="Hyperlink"/>
          </w:rPr>
          <w:t>4.9.5.b Classic reroute, remove plan</w:t>
        </w:r>
      </w:hyperlink>
    </w:p>
    <w:p w14:paraId="2234BAAC" w14:textId="77777777" w:rsidR="000F56C0" w:rsidRDefault="000F56C0" w:rsidP="00C60298">
      <w:pPr>
        <w:pStyle w:val="NormalWeb"/>
        <w:numPr>
          <w:ilvl w:val="0"/>
          <w:numId w:val="15"/>
        </w:numPr>
      </w:pPr>
      <w:hyperlink r:id="rId29" w:history="1">
        <w:r>
          <w:rPr>
            <w:rStyle w:val="Hyperlink"/>
          </w:rPr>
          <w:t>4.9.5.c Classic reroute, replan bag on new flight</w:t>
        </w:r>
      </w:hyperlink>
    </w:p>
    <w:p w14:paraId="5BEA2150" w14:textId="77777777" w:rsidR="000F56C0" w:rsidRDefault="000F56C0" w:rsidP="00C60298">
      <w:pPr>
        <w:pStyle w:val="Heading4"/>
        <w:rPr>
          <w:rFonts w:eastAsia="Times New Roman"/>
        </w:rPr>
      </w:pPr>
      <w:r>
        <w:rPr>
          <w:rFonts w:eastAsia="Times New Roman"/>
          <w:color w:val="0747A6"/>
        </w:rPr>
        <w:t xml:space="preserve">4.9.6     Example of BSM for re-flighting process - On hold until R755 </w:t>
      </w:r>
      <w:proofErr w:type="spellStart"/>
      <w:r>
        <w:rPr>
          <w:rFonts w:eastAsia="Times New Roman"/>
          <w:color w:val="0747A6"/>
        </w:rPr>
        <w:t>Reflighting</w:t>
      </w:r>
      <w:proofErr w:type="spellEnd"/>
      <w:r>
        <w:rPr>
          <w:rFonts w:eastAsia="Times New Roman"/>
          <w:color w:val="0747A6"/>
        </w:rPr>
        <w:t xml:space="preserve"> is clarified</w:t>
      </w:r>
    </w:p>
    <w:p w14:paraId="400CE92E" w14:textId="77777777" w:rsidR="000F56C0" w:rsidRDefault="000F56C0" w:rsidP="00C60298">
      <w:pPr>
        <w:pStyle w:val="NormalWeb"/>
      </w:pPr>
      <w:r>
        <w:t>example is parked, awaiting revision of Reso 755 in summer 2026</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0"/>
        <w:gridCol w:w="3095"/>
        <w:gridCol w:w="4969"/>
      </w:tblGrid>
      <w:tr w:rsidR="000F56C0" w14:paraId="06DE2C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A71DC"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CEF132"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07D0B3" w14:textId="77777777" w:rsidR="000F56C0" w:rsidRDefault="000F56C0" w:rsidP="00C60298">
            <w:pPr>
              <w:pStyle w:val="NormalWeb"/>
            </w:pPr>
            <w:r>
              <w:rPr>
                <w:color w:val="0747A6"/>
              </w:rPr>
              <w:t>Standard Message Identifier</w:t>
            </w:r>
          </w:p>
        </w:tc>
      </w:tr>
      <w:tr w:rsidR="000F56C0" w14:paraId="3444DF4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4DFF4B"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4795AC" w14:textId="77777777" w:rsidR="000F56C0" w:rsidRDefault="000F56C0" w:rsidP="00C60298">
            <w:pPr>
              <w:pStyle w:val="NormalWeb"/>
            </w:pPr>
            <w:r>
              <w:rPr>
                <w:color w:val="0747A6"/>
              </w:rPr>
              <w:t xml:space="preserve">.V/1LZRH////123ABC456Z&lt;≡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45AE84" w14:textId="77777777" w:rsidR="000F56C0" w:rsidRDefault="000F56C0" w:rsidP="00C60298">
            <w:pPr>
              <w:pStyle w:val="NormalWeb"/>
            </w:pPr>
            <w:r>
              <w:rPr>
                <w:color w:val="0747A6"/>
              </w:rPr>
              <w:t>Version; Local bag at ZRH with Encryption</w:t>
            </w:r>
          </w:p>
        </w:tc>
      </w:tr>
      <w:tr w:rsidR="000F56C0" w14:paraId="7D0F495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36CB7C"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293754" w14:textId="77777777" w:rsidR="000F56C0" w:rsidRDefault="000F56C0" w:rsidP="00C60298">
            <w:pPr>
              <w:pStyle w:val="NormalWeb"/>
            </w:pPr>
            <w:r>
              <w:rPr>
                <w:color w:val="0747A6"/>
              </w:rPr>
              <w:t xml:space="preserve">.F/SR101/18APR/JFK/C&lt;≡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3C5ED7" w14:textId="77777777" w:rsidR="000F56C0" w:rsidRDefault="000F56C0" w:rsidP="00C60298">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5ED35AA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7CF295"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31AAB" w14:textId="77777777" w:rsidR="000F56C0" w:rsidRDefault="000F56C0" w:rsidP="00C60298">
            <w:pPr>
              <w:pStyle w:val="NormalWeb"/>
            </w:pPr>
            <w:r>
              <w:rPr>
                <w:color w:val="0747A6"/>
              </w:rPr>
              <w:t xml:space="preserve">.N/0085123457001&lt;≡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2D21D" w14:textId="77777777" w:rsidR="000F56C0" w:rsidRDefault="000F56C0" w:rsidP="00C60298">
            <w:pPr>
              <w:pStyle w:val="NormalWeb"/>
            </w:pPr>
            <w:r>
              <w:rPr>
                <w:color w:val="0747A6"/>
              </w:rPr>
              <w:t>Bag Tag Number; Number of consecutive tags</w:t>
            </w:r>
          </w:p>
        </w:tc>
      </w:tr>
      <w:tr w:rsidR="000F56C0" w14:paraId="374FC4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9BABE"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DF173" w14:textId="77777777" w:rsidR="000F56C0" w:rsidRDefault="000F56C0" w:rsidP="00C60298">
            <w:pPr>
              <w:pStyle w:val="NormalWeb"/>
            </w:pPr>
            <w:r>
              <w:rPr>
                <w:color w:val="0747A6"/>
              </w:rPr>
              <w:t xml:space="preserve">.S/Y&lt;≡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74AE4F" w14:textId="77777777" w:rsidR="000F56C0" w:rsidRDefault="000F56C0" w:rsidP="00C60298">
            <w:pPr>
              <w:pStyle w:val="NormalWeb"/>
            </w:pPr>
            <w:r>
              <w:rPr>
                <w:color w:val="0747A6"/>
              </w:rPr>
              <w:t>Reconciliation data; Auth. to load = Yes</w:t>
            </w:r>
          </w:p>
        </w:tc>
      </w:tr>
      <w:tr w:rsidR="000F56C0" w14:paraId="54774E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167E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AB852" w14:textId="77777777" w:rsidR="000F56C0" w:rsidRDefault="000F56C0" w:rsidP="00C60298">
            <w:pPr>
              <w:pStyle w:val="NormalWeb"/>
            </w:pPr>
            <w:r>
              <w:rPr>
                <w:color w:val="0747A6"/>
              </w:rPr>
              <w:t xml:space="preserve">ENDBSM&lt;≡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DE142" w14:textId="77777777" w:rsidR="000F56C0" w:rsidRDefault="000F56C0" w:rsidP="00C60298">
            <w:pPr>
              <w:pStyle w:val="NormalWeb"/>
            </w:pPr>
            <w:r>
              <w:rPr>
                <w:color w:val="0747A6"/>
              </w:rPr>
              <w:t>End of Message Identifier</w:t>
            </w:r>
          </w:p>
        </w:tc>
      </w:tr>
      <w:tr w:rsidR="000F56C0" w14:paraId="42DA33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1261C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DA65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46241" w14:textId="77777777" w:rsidR="000F56C0" w:rsidRDefault="000F56C0" w:rsidP="00C60298">
            <w:pPr>
              <w:pStyle w:val="NormalWeb"/>
            </w:pPr>
            <w:r>
              <w:rPr>
                <w:color w:val="0747A6"/>
              </w:rPr>
              <w:t> </w:t>
            </w:r>
          </w:p>
        </w:tc>
      </w:tr>
      <w:tr w:rsidR="000F56C0" w14:paraId="0714C0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FB5D1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E03C9"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3E8BF" w14:textId="77777777" w:rsidR="000F56C0" w:rsidRDefault="000F56C0" w:rsidP="00C60298">
            <w:pPr>
              <w:pStyle w:val="NormalWeb"/>
            </w:pPr>
            <w:r>
              <w:rPr>
                <w:color w:val="0747A6"/>
              </w:rPr>
              <w:t>Standard Message Identifier</w:t>
            </w:r>
          </w:p>
        </w:tc>
      </w:tr>
      <w:tr w:rsidR="000F56C0" w14:paraId="12D7C6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1A81A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DE10E" w14:textId="77777777" w:rsidR="000F56C0" w:rsidRDefault="000F56C0" w:rsidP="00C60298">
            <w:pPr>
              <w:pStyle w:val="NormalWeb"/>
            </w:pPr>
            <w:r>
              <w:rPr>
                <w:color w:val="0747A6"/>
              </w:rPr>
              <w:t xml:space="preserve">DEL&lt;≡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F9EB0" w14:textId="77777777" w:rsidR="000F56C0" w:rsidRDefault="000F56C0" w:rsidP="00C60298">
            <w:pPr>
              <w:pStyle w:val="NormalWeb"/>
            </w:pPr>
            <w:r>
              <w:rPr>
                <w:color w:val="0747A6"/>
              </w:rPr>
              <w:t>Delete Function</w:t>
            </w:r>
          </w:p>
        </w:tc>
      </w:tr>
      <w:tr w:rsidR="000F56C0" w14:paraId="2ADF82A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7841A"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C3C498" w14:textId="77777777" w:rsidR="000F56C0" w:rsidRDefault="000F56C0" w:rsidP="00C60298">
            <w:pPr>
              <w:pStyle w:val="NormalWeb"/>
            </w:pPr>
            <w:r>
              <w:rPr>
                <w:color w:val="0747A6"/>
              </w:rPr>
              <w:t xml:space="preserve">.V/1LZRH////123ABC456Z&lt;≡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59CB77" w14:textId="77777777" w:rsidR="000F56C0" w:rsidRDefault="000F56C0" w:rsidP="00C60298">
            <w:pPr>
              <w:pStyle w:val="NormalWeb"/>
            </w:pPr>
            <w:r>
              <w:rPr>
                <w:color w:val="0747A6"/>
              </w:rPr>
              <w:t>Version; Local bag at ZRH with Encryption</w:t>
            </w:r>
          </w:p>
        </w:tc>
      </w:tr>
      <w:tr w:rsidR="000F56C0" w14:paraId="200DC3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A4F6A5"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9702F0" w14:textId="77777777" w:rsidR="000F56C0" w:rsidRDefault="000F56C0" w:rsidP="00C60298">
            <w:pPr>
              <w:pStyle w:val="NormalWeb"/>
            </w:pPr>
            <w:r>
              <w:rPr>
                <w:color w:val="0747A6"/>
              </w:rPr>
              <w:t xml:space="preserve">.F/SR101/18APR/JFK/C&lt;≡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5899B6" w14:textId="77777777" w:rsidR="000F56C0" w:rsidRDefault="000F56C0" w:rsidP="00C60298">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077B08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1FF2F1"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B7D27B" w14:textId="77777777" w:rsidR="000F56C0" w:rsidRDefault="000F56C0" w:rsidP="00C60298">
            <w:pPr>
              <w:pStyle w:val="NormalWeb"/>
            </w:pPr>
            <w:r>
              <w:rPr>
                <w:color w:val="0747A6"/>
              </w:rPr>
              <w:t xml:space="preserve">.N/0085123457001&lt;≡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1284BC" w14:textId="77777777" w:rsidR="000F56C0" w:rsidRDefault="000F56C0" w:rsidP="00C60298">
            <w:pPr>
              <w:pStyle w:val="NormalWeb"/>
            </w:pPr>
            <w:r>
              <w:rPr>
                <w:color w:val="0747A6"/>
              </w:rPr>
              <w:t>Bag Tag Number; Number of consecutive tags</w:t>
            </w:r>
          </w:p>
        </w:tc>
      </w:tr>
      <w:tr w:rsidR="000F56C0" w14:paraId="2BBBEC4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F46A35"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9B22E8" w14:textId="77777777" w:rsidR="000F56C0" w:rsidRDefault="000F56C0" w:rsidP="00C60298">
            <w:pPr>
              <w:pStyle w:val="NormalWeb"/>
            </w:pPr>
            <w:r>
              <w:rPr>
                <w:color w:val="0747A6"/>
              </w:rPr>
              <w:t xml:space="preserve">.S/N/&lt;≡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970C33" w14:textId="77777777" w:rsidR="000F56C0" w:rsidRDefault="000F56C0" w:rsidP="00C60298">
            <w:pPr>
              <w:pStyle w:val="NormalWeb"/>
            </w:pPr>
            <w:r>
              <w:rPr>
                <w:color w:val="0747A6"/>
              </w:rPr>
              <w:t>Reconciliation data; Auth. to load = No</w:t>
            </w:r>
          </w:p>
        </w:tc>
      </w:tr>
      <w:tr w:rsidR="000F56C0" w14:paraId="647678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641AE9"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9428D" w14:textId="77777777" w:rsidR="000F56C0" w:rsidRDefault="000F56C0" w:rsidP="00C60298">
            <w:pPr>
              <w:pStyle w:val="NormalWeb"/>
            </w:pPr>
            <w:r>
              <w:rPr>
                <w:color w:val="0747A6"/>
              </w:rPr>
              <w:t xml:space="preserve">.E/MIS&lt;≡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ACFE5" w14:textId="77777777" w:rsidR="000F56C0" w:rsidRDefault="000F56C0" w:rsidP="00C60298">
            <w:pPr>
              <w:pStyle w:val="NormalWeb"/>
            </w:pPr>
            <w:r>
              <w:rPr>
                <w:color w:val="0747A6"/>
              </w:rPr>
              <w:t>Indicator for mishandled baggage</w:t>
            </w:r>
          </w:p>
        </w:tc>
      </w:tr>
      <w:tr w:rsidR="000F56C0" w14:paraId="016F93A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E9CD2"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2E015" w14:textId="77777777" w:rsidR="000F56C0" w:rsidRDefault="000F56C0" w:rsidP="00C60298">
            <w:pPr>
              <w:pStyle w:val="NormalWeb"/>
            </w:pPr>
            <w:r>
              <w:rPr>
                <w:color w:val="0747A6"/>
              </w:rPr>
              <w:t xml:space="preserve">ENDBSM&lt;≡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EB5D86" w14:textId="77777777" w:rsidR="000F56C0" w:rsidRDefault="000F56C0" w:rsidP="00C60298">
            <w:pPr>
              <w:pStyle w:val="NormalWeb"/>
            </w:pPr>
            <w:r>
              <w:rPr>
                <w:color w:val="0747A6"/>
              </w:rPr>
              <w:t>End of Message Identifier</w:t>
            </w:r>
          </w:p>
        </w:tc>
      </w:tr>
      <w:tr w:rsidR="000F56C0" w14:paraId="0545E7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7F58F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3B3AD"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90B392" w14:textId="77777777" w:rsidR="000F56C0" w:rsidRDefault="000F56C0" w:rsidP="00C60298">
            <w:pPr>
              <w:pStyle w:val="NormalWeb"/>
            </w:pPr>
            <w:r>
              <w:rPr>
                <w:color w:val="0747A6"/>
              </w:rPr>
              <w:t>Standard Message Identifier</w:t>
            </w:r>
          </w:p>
        </w:tc>
      </w:tr>
      <w:tr w:rsidR="000F56C0" w14:paraId="1587B4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D5D533"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61014F" w14:textId="77777777" w:rsidR="000F56C0" w:rsidRDefault="000F56C0" w:rsidP="00C60298">
            <w:pPr>
              <w:pStyle w:val="NormalWeb"/>
            </w:pPr>
            <w:r>
              <w:rPr>
                <w:color w:val="0747A6"/>
              </w:rPr>
              <w:t xml:space="preserve">.V/1LZRH////123ABC456Z&lt;≡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C103C" w14:textId="77777777" w:rsidR="000F56C0" w:rsidRDefault="000F56C0" w:rsidP="00C60298">
            <w:pPr>
              <w:pStyle w:val="NormalWeb"/>
            </w:pPr>
            <w:r>
              <w:rPr>
                <w:color w:val="0747A6"/>
              </w:rPr>
              <w:t>Version; Local bag at ZRH with Encryption</w:t>
            </w:r>
          </w:p>
        </w:tc>
      </w:tr>
      <w:tr w:rsidR="000F56C0" w14:paraId="29533E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6F44B"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69699" w14:textId="77777777" w:rsidR="000F56C0" w:rsidRDefault="000F56C0" w:rsidP="00C60298">
            <w:pPr>
              <w:pStyle w:val="NormalWeb"/>
            </w:pPr>
            <w:r>
              <w:rPr>
                <w:color w:val="0747A6"/>
              </w:rPr>
              <w:t xml:space="preserve">.F/LH4120/18APR/JFK/C&lt;≡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C2BA6" w14:textId="77777777" w:rsidR="000F56C0" w:rsidRDefault="000F56C0" w:rsidP="00C60298">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5711A22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8D8048"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F30F5" w14:textId="77777777" w:rsidR="000F56C0" w:rsidRDefault="000F56C0" w:rsidP="00C60298">
            <w:pPr>
              <w:pStyle w:val="NormalWeb"/>
            </w:pPr>
            <w:r>
              <w:rPr>
                <w:color w:val="0747A6"/>
              </w:rPr>
              <w:t xml:space="preserve">.N/0085123457001&lt;≡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8608EF" w14:textId="77777777" w:rsidR="000F56C0" w:rsidRDefault="000F56C0" w:rsidP="00C60298">
            <w:pPr>
              <w:pStyle w:val="NormalWeb"/>
            </w:pPr>
            <w:r>
              <w:rPr>
                <w:color w:val="0747A6"/>
              </w:rPr>
              <w:t>Bag Tag Number and Number of consecutive tags</w:t>
            </w:r>
          </w:p>
        </w:tc>
      </w:tr>
      <w:tr w:rsidR="000F56C0" w14:paraId="3DFD96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75AA8"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DD5B8" w14:textId="77777777" w:rsidR="000F56C0" w:rsidRDefault="000F56C0" w:rsidP="00C60298">
            <w:pPr>
              <w:pStyle w:val="NormalWeb"/>
            </w:pPr>
            <w:r>
              <w:rPr>
                <w:color w:val="0747A6"/>
              </w:rPr>
              <w:t xml:space="preserve">.S/Y//////Y&lt;≡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ECC2E5" w14:textId="77777777" w:rsidR="000F56C0" w:rsidRDefault="000F56C0" w:rsidP="00C60298">
            <w:pPr>
              <w:pStyle w:val="NormalWeb"/>
            </w:pPr>
            <w:r>
              <w:rPr>
                <w:color w:val="0747A6"/>
              </w:rPr>
              <w:t>Reconciliation data; Auth. to load = Auth.</w:t>
            </w:r>
            <w:r>
              <w:t xml:space="preserve"> </w:t>
            </w:r>
            <w:r>
              <w:br/>
            </w:r>
            <w:r>
              <w:rPr>
                <w:color w:val="0747A6"/>
              </w:rPr>
              <w:t>To Transport = Yes</w:t>
            </w:r>
          </w:p>
        </w:tc>
      </w:tr>
      <w:tr w:rsidR="000F56C0" w14:paraId="4A0F41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1AE05"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DDAD2" w14:textId="77777777" w:rsidR="000F56C0" w:rsidRDefault="000F56C0" w:rsidP="00C60298">
            <w:pPr>
              <w:pStyle w:val="NormalWeb"/>
            </w:pPr>
            <w:r>
              <w:rPr>
                <w:color w:val="0747A6"/>
              </w:rPr>
              <w:t xml:space="preserve">.E/RUSH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507E6F" w14:textId="77777777" w:rsidR="000F56C0" w:rsidRDefault="000F56C0" w:rsidP="00C60298">
            <w:pPr>
              <w:pStyle w:val="NormalWeb"/>
            </w:pPr>
            <w:r>
              <w:rPr>
                <w:color w:val="0747A6"/>
              </w:rPr>
              <w:t>Indicator for rush baggage</w:t>
            </w:r>
          </w:p>
        </w:tc>
      </w:tr>
      <w:tr w:rsidR="000F56C0" w14:paraId="4900A6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503818"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4C8D6" w14:textId="77777777" w:rsidR="000F56C0" w:rsidRDefault="000F56C0" w:rsidP="00C60298">
            <w:pPr>
              <w:pStyle w:val="NormalWeb"/>
            </w:pPr>
            <w:r>
              <w:rPr>
                <w:color w:val="0747A6"/>
              </w:rPr>
              <w:t xml:space="preserve">.E/STCK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98499" w14:textId="77777777" w:rsidR="000F56C0" w:rsidRDefault="000F56C0" w:rsidP="00C60298">
            <w:pPr>
              <w:pStyle w:val="NormalWeb"/>
            </w:pPr>
            <w:r>
              <w:rPr>
                <w:color w:val="0747A6"/>
              </w:rPr>
              <w:t>Indicator for re-tagging instruction</w:t>
            </w:r>
          </w:p>
        </w:tc>
      </w:tr>
      <w:tr w:rsidR="000F56C0" w14:paraId="1CCCBC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6B3BB"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29DCF5" w14:textId="77777777" w:rsidR="000F56C0" w:rsidRDefault="000F56C0" w:rsidP="00C60298">
            <w:pPr>
              <w:pStyle w:val="NormalWeb"/>
            </w:pPr>
            <w:r>
              <w:rPr>
                <w:color w:val="0747A6"/>
              </w:rPr>
              <w:t xml:space="preserve">ENDBSM&lt;≡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E7C8B" w14:textId="77777777" w:rsidR="000F56C0" w:rsidRDefault="000F56C0" w:rsidP="00C60298">
            <w:pPr>
              <w:pStyle w:val="NormalWeb"/>
            </w:pPr>
            <w:r>
              <w:rPr>
                <w:color w:val="0747A6"/>
              </w:rPr>
              <w:t>End of Message Identifier</w:t>
            </w:r>
          </w:p>
        </w:tc>
      </w:tr>
    </w:tbl>
    <w:p w14:paraId="756E62E7" w14:textId="77777777" w:rsidR="000F56C0" w:rsidRDefault="000F56C0" w:rsidP="00C60298">
      <w:pPr>
        <w:pStyle w:val="Heading2"/>
        <w:rPr>
          <w:rFonts w:eastAsia="Times New Roman"/>
        </w:rPr>
      </w:pPr>
      <w:r>
        <w:rPr>
          <w:rFonts w:eastAsia="Times New Roman"/>
        </w:rPr>
        <w:t>Dropped examples</w:t>
      </w:r>
    </w:p>
    <w:p w14:paraId="26D52B02" w14:textId="77777777" w:rsidR="000F56C0" w:rsidRDefault="000F56C0" w:rsidP="00C60298">
      <w:pPr>
        <w:pStyle w:val="Heading4"/>
        <w:rPr>
          <w:rFonts w:eastAsia="Times New Roman"/>
        </w:rPr>
      </w:pPr>
      <w:r>
        <w:rPr>
          <w:rFonts w:eastAsia="Times New Roman"/>
          <w:color w:val="0747A6"/>
        </w:rPr>
        <w:t xml:space="preserve">4.9.9    Example of BSM with multiple usage of elements </w:t>
      </w:r>
    </w:p>
    <w:p w14:paraId="5ADFC590" w14:textId="77777777" w:rsidR="000F56C0" w:rsidRDefault="000F56C0" w:rsidP="00C60298">
      <w:pPr>
        <w:pStyle w:val="NormalWeb"/>
      </w:pPr>
      <w:r>
        <w:t>No new case after mapping to set of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0"/>
        <w:gridCol w:w="6602"/>
        <w:gridCol w:w="2198"/>
      </w:tblGrid>
      <w:tr w:rsidR="000F56C0" w14:paraId="11685F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AB1D59" w14:textId="77777777" w:rsidR="000F56C0" w:rsidRDefault="000F56C0" w:rsidP="00C60298">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91B8B9" w14:textId="77777777" w:rsidR="000F56C0" w:rsidRDefault="000F56C0" w:rsidP="00C60298">
            <w:pPr>
              <w:pStyle w:val="NormalWeb"/>
            </w:pPr>
            <w:r>
              <w:rPr>
                <w:rStyle w:val="Emphasis"/>
                <w:color w:val="0747A6"/>
              </w:rPr>
              <w:t>Note:</w:t>
            </w:r>
            <w:r>
              <w:rPr>
                <w:color w:val="0747A6"/>
              </w:rPr>
              <w:t xml:space="preserve"> The following is an example of a batched BSM containing two .F elements. </w:t>
            </w:r>
          </w:p>
        </w:tc>
      </w:tr>
      <w:tr w:rsidR="000F56C0" w14:paraId="5DC8E1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1F113"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A583E"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8238F" w14:textId="77777777" w:rsidR="000F56C0" w:rsidRDefault="000F56C0" w:rsidP="00C60298">
            <w:pPr>
              <w:pStyle w:val="NormalWeb"/>
            </w:pPr>
            <w:r>
              <w:rPr>
                <w:color w:val="0747A6"/>
              </w:rPr>
              <w:t>Standard Message Identifier</w:t>
            </w:r>
          </w:p>
        </w:tc>
      </w:tr>
      <w:tr w:rsidR="000F56C0" w14:paraId="7D65515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11044"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89EEC6" w14:textId="77777777" w:rsidR="000F56C0" w:rsidRDefault="000F56C0" w:rsidP="00C60298">
            <w:pPr>
              <w:pStyle w:val="NormalWeb"/>
            </w:pPr>
            <w:r>
              <w:rPr>
                <w:color w:val="0747A6"/>
              </w:rPr>
              <w:t xml:space="preserve">.V/1TZRH&lt;≡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9F554" w14:textId="77777777" w:rsidR="000F56C0" w:rsidRDefault="000F56C0" w:rsidP="00C60298">
            <w:pPr>
              <w:pStyle w:val="NormalWeb"/>
            </w:pPr>
            <w:r>
              <w:rPr>
                <w:color w:val="0747A6"/>
              </w:rPr>
              <w:t>Version; Transfer bag at ZRH</w:t>
            </w:r>
          </w:p>
        </w:tc>
      </w:tr>
      <w:tr w:rsidR="000F56C0" w14:paraId="11A0A65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F18F4"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D1D16" w14:textId="77777777" w:rsidR="000F56C0" w:rsidRDefault="000F56C0" w:rsidP="00C60298">
            <w:pPr>
              <w:pStyle w:val="NormalWeb"/>
            </w:pPr>
            <w:r>
              <w:rPr>
                <w:color w:val="0747A6"/>
              </w:rPr>
              <w:t xml:space="preserve">.F/SR101/18APR/JFK/F&lt;≡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71A3AB" w14:textId="77777777" w:rsidR="000F56C0" w:rsidRDefault="000F56C0" w:rsidP="00C60298">
            <w:pPr>
              <w:pStyle w:val="NormalWeb"/>
              <w:numPr>
                <w:ilvl w:val="0"/>
                <w:numId w:val="16"/>
              </w:numPr>
            </w:pPr>
            <w:r>
              <w:rPr>
                <w:color w:val="0747A6"/>
              </w:rPr>
              <w:t>Outbound Flight Information</w:t>
            </w:r>
          </w:p>
        </w:tc>
      </w:tr>
      <w:tr w:rsidR="000F56C0" w14:paraId="28404B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197167"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205F8B" w14:textId="77777777" w:rsidR="000F56C0" w:rsidRDefault="000F56C0" w:rsidP="00C60298">
            <w:pPr>
              <w:pStyle w:val="NormalWeb"/>
            </w:pPr>
            <w:r>
              <w:rPr>
                <w:color w:val="0747A6"/>
              </w:rPr>
              <w:t xml:space="preserve">.I/AZ318/18APR/FCO/J&lt;≡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E639D" w14:textId="77777777" w:rsidR="000F56C0" w:rsidRDefault="000F56C0" w:rsidP="00C60298">
            <w:pPr>
              <w:pStyle w:val="NormalWeb"/>
            </w:pPr>
            <w:r>
              <w:rPr>
                <w:color w:val="0747A6"/>
              </w:rPr>
              <w:t>Inbound Flight Information</w:t>
            </w:r>
          </w:p>
        </w:tc>
      </w:tr>
      <w:tr w:rsidR="000F56C0" w14:paraId="72A9D69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513C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246E1F" w14:textId="77777777" w:rsidR="000F56C0" w:rsidRDefault="000F56C0" w:rsidP="00C60298">
            <w:pPr>
              <w:pStyle w:val="NormalWeb"/>
            </w:pPr>
            <w:r>
              <w:rPr>
                <w:color w:val="0747A6"/>
              </w:rPr>
              <w:t xml:space="preserve">.N/0085123456002&lt;≡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150EA" w14:textId="77777777" w:rsidR="000F56C0" w:rsidRDefault="000F56C0" w:rsidP="00C60298">
            <w:pPr>
              <w:pStyle w:val="NormalWeb"/>
            </w:pPr>
            <w:r>
              <w:rPr>
                <w:color w:val="0747A6"/>
              </w:rPr>
              <w:t>Bag tag number and number of bags</w:t>
            </w:r>
          </w:p>
        </w:tc>
      </w:tr>
      <w:tr w:rsidR="000F56C0" w14:paraId="1B5DB24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9FE19"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B5FB8B" w14:textId="77777777" w:rsidR="000F56C0" w:rsidRDefault="000F56C0" w:rsidP="00C60298">
            <w:pPr>
              <w:pStyle w:val="NormalWeb"/>
            </w:pPr>
            <w:r>
              <w:rPr>
                <w:color w:val="0747A6"/>
              </w:rPr>
              <w:t xml:space="preserve">.N/0085123473001&lt;≡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7FE414" w14:textId="77777777" w:rsidR="000F56C0" w:rsidRDefault="000F56C0" w:rsidP="00C60298">
            <w:pPr>
              <w:pStyle w:val="NormalWeb"/>
            </w:pPr>
            <w:r>
              <w:rPr>
                <w:color w:val="0747A6"/>
              </w:rPr>
              <w:t>Bag tag number and number of bags</w:t>
            </w:r>
          </w:p>
        </w:tc>
      </w:tr>
      <w:tr w:rsidR="000F56C0" w14:paraId="2AB44A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8D0D8E"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4DF087" w14:textId="77777777" w:rsidR="000F56C0" w:rsidRDefault="000F56C0" w:rsidP="00C60298">
            <w:pPr>
              <w:pStyle w:val="NormalWeb"/>
            </w:pPr>
            <w:r>
              <w:rPr>
                <w:color w:val="0747A6"/>
              </w:rPr>
              <w:t xml:space="preserve">.S/Y/3A/C&lt;≡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115344" w14:textId="77777777" w:rsidR="000F56C0" w:rsidRDefault="000F56C0" w:rsidP="00C60298">
            <w:pPr>
              <w:pStyle w:val="NormalWeb"/>
            </w:pPr>
            <w:r>
              <w:rPr>
                <w:color w:val="0747A6"/>
              </w:rPr>
              <w:t>Reconciliation Data</w:t>
            </w:r>
          </w:p>
        </w:tc>
      </w:tr>
      <w:tr w:rsidR="000F56C0" w14:paraId="433CE04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ABE753"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64AF3" w14:textId="77777777" w:rsidR="000F56C0" w:rsidRDefault="000F56C0" w:rsidP="00C60298">
            <w:pPr>
              <w:pStyle w:val="NormalWeb"/>
            </w:pPr>
            <w:r>
              <w:rPr>
                <w:color w:val="0747A6"/>
              </w:rPr>
              <w:t xml:space="preserve">.P/SMITH/TOM&lt;≡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06000E" w14:textId="77777777" w:rsidR="000F56C0" w:rsidRDefault="000F56C0" w:rsidP="00C60298">
            <w:pPr>
              <w:pStyle w:val="NormalWeb"/>
            </w:pPr>
            <w:r>
              <w:rPr>
                <w:color w:val="0747A6"/>
              </w:rPr>
              <w:t>Passenger Name</w:t>
            </w:r>
          </w:p>
        </w:tc>
      </w:tr>
      <w:tr w:rsidR="000F56C0" w14:paraId="2482824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47FFA"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E432E" w14:textId="77777777" w:rsidR="000F56C0" w:rsidRDefault="000F56C0" w:rsidP="00C60298">
            <w:pPr>
              <w:pStyle w:val="NormalWeb"/>
            </w:pPr>
            <w:r>
              <w:rPr>
                <w:color w:val="0747A6"/>
              </w:rPr>
              <w:t xml:space="preserve">.T/321A4C&lt;≡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441FBD" w14:textId="77777777" w:rsidR="000F56C0" w:rsidRDefault="000F56C0" w:rsidP="00C60298">
            <w:pPr>
              <w:pStyle w:val="NormalWeb"/>
            </w:pPr>
            <w:r>
              <w:rPr>
                <w:color w:val="0747A6"/>
              </w:rPr>
              <w:t>Printer ID</w:t>
            </w:r>
          </w:p>
        </w:tc>
      </w:tr>
      <w:tr w:rsidR="000F56C0" w14:paraId="1960FFD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CDD2B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96AE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80BFF" w14:textId="77777777" w:rsidR="000F56C0" w:rsidRDefault="000F56C0" w:rsidP="00C60298">
            <w:pPr>
              <w:pStyle w:val="NormalWeb"/>
            </w:pPr>
            <w:r>
              <w:rPr>
                <w:color w:val="0747A6"/>
              </w:rPr>
              <w:t> </w:t>
            </w:r>
          </w:p>
        </w:tc>
      </w:tr>
      <w:tr w:rsidR="000F56C0" w14:paraId="18BC33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42C80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005283" w14:textId="77777777" w:rsidR="000F56C0" w:rsidRDefault="000F56C0" w:rsidP="00C60298">
            <w:pPr>
              <w:pStyle w:val="NormalWeb"/>
            </w:pPr>
            <w:r>
              <w:rPr>
                <w:color w:val="0747A6"/>
              </w:rPr>
              <w:t xml:space="preserve">.F/SR101/18APR/JFK/F&lt;≡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A5E9A" w14:textId="77777777" w:rsidR="000F56C0" w:rsidRDefault="000F56C0" w:rsidP="00C60298">
            <w:pPr>
              <w:pStyle w:val="NormalWeb"/>
              <w:numPr>
                <w:ilvl w:val="0"/>
                <w:numId w:val="17"/>
              </w:numPr>
            </w:pPr>
            <w:r>
              <w:rPr>
                <w:color w:val="0747A6"/>
              </w:rPr>
              <w:t>Outbound Flight Information</w:t>
            </w:r>
          </w:p>
        </w:tc>
      </w:tr>
      <w:tr w:rsidR="000F56C0" w14:paraId="134F74D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441A8"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578A9F" w14:textId="77777777" w:rsidR="000F56C0" w:rsidRDefault="000F56C0" w:rsidP="00C60298">
            <w:pPr>
              <w:pStyle w:val="NormalWeb"/>
            </w:pPr>
            <w:r>
              <w:rPr>
                <w:color w:val="0747A6"/>
              </w:rPr>
              <w:t xml:space="preserve">.O/DL671/18APR/ATL/C&lt;≡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6DBF44" w14:textId="77777777" w:rsidR="000F56C0" w:rsidRDefault="000F56C0" w:rsidP="00C60298">
            <w:pPr>
              <w:pStyle w:val="NormalWeb"/>
            </w:pPr>
            <w:r>
              <w:rPr>
                <w:color w:val="0747A6"/>
              </w:rPr>
              <w:t>Onward Connection</w:t>
            </w:r>
          </w:p>
        </w:tc>
      </w:tr>
      <w:tr w:rsidR="000F56C0" w14:paraId="5B1144F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41129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744D67" w14:textId="77777777" w:rsidR="000F56C0" w:rsidRDefault="000F56C0" w:rsidP="00C60298">
            <w:pPr>
              <w:pStyle w:val="NormalWeb"/>
            </w:pPr>
            <w:r>
              <w:rPr>
                <w:color w:val="0747A6"/>
              </w:rPr>
              <w:t xml:space="preserve">.O/DL281/18APR/MYS/C&lt;≡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CA5AFC" w14:textId="77777777" w:rsidR="000F56C0" w:rsidRDefault="000F56C0" w:rsidP="00C60298">
            <w:pPr>
              <w:pStyle w:val="NormalWeb"/>
            </w:pPr>
            <w:r>
              <w:rPr>
                <w:color w:val="0747A6"/>
              </w:rPr>
              <w:t>Onward Connection</w:t>
            </w:r>
          </w:p>
        </w:tc>
      </w:tr>
      <w:tr w:rsidR="000F56C0" w14:paraId="3CF2033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FCC9D"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A979CD" w14:textId="77777777" w:rsidR="000F56C0" w:rsidRDefault="000F56C0" w:rsidP="00C60298">
            <w:pPr>
              <w:pStyle w:val="NormalWeb"/>
            </w:pPr>
            <w:r>
              <w:rPr>
                <w:color w:val="0747A6"/>
              </w:rPr>
              <w:t xml:space="preserve">.N/0085123457002&lt;≡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B29459" w14:textId="77777777" w:rsidR="000F56C0" w:rsidRDefault="000F56C0" w:rsidP="00C60298">
            <w:pPr>
              <w:pStyle w:val="NormalWeb"/>
            </w:pPr>
            <w:r>
              <w:rPr>
                <w:color w:val="0747A6"/>
              </w:rPr>
              <w:t>Bag tag number and number of bags</w:t>
            </w:r>
          </w:p>
        </w:tc>
      </w:tr>
      <w:tr w:rsidR="000F56C0" w14:paraId="2AE373D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2D3AA"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2EE371" w14:textId="77777777" w:rsidR="000F56C0" w:rsidRDefault="000F56C0" w:rsidP="00C60298">
            <w:pPr>
              <w:pStyle w:val="NormalWeb"/>
            </w:pPr>
            <w:r>
              <w:rPr>
                <w:color w:val="0747A6"/>
              </w:rPr>
              <w:t xml:space="preserve">.N/0085123558002&lt;≡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85936" w14:textId="77777777" w:rsidR="000F56C0" w:rsidRDefault="000F56C0" w:rsidP="00C60298">
            <w:pPr>
              <w:pStyle w:val="NormalWeb"/>
            </w:pPr>
            <w:r>
              <w:rPr>
                <w:color w:val="0747A6"/>
              </w:rPr>
              <w:t>Bag tag number and number of bags</w:t>
            </w:r>
          </w:p>
        </w:tc>
      </w:tr>
      <w:tr w:rsidR="000F56C0" w14:paraId="4A6409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E0B9E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7C95A" w14:textId="77777777" w:rsidR="000F56C0" w:rsidRDefault="000F56C0" w:rsidP="00C60298">
            <w:pPr>
              <w:pStyle w:val="NormalWeb"/>
            </w:pPr>
            <w:r>
              <w:rPr>
                <w:color w:val="0747A6"/>
              </w:rPr>
              <w:t xml:space="preserve">.S/Y/3A/C&lt;≡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448A8" w14:textId="77777777" w:rsidR="000F56C0" w:rsidRDefault="000F56C0" w:rsidP="00C60298">
            <w:pPr>
              <w:pStyle w:val="NormalWeb"/>
            </w:pPr>
            <w:r>
              <w:rPr>
                <w:color w:val="0747A6"/>
              </w:rPr>
              <w:t>Reconciliation Data</w:t>
            </w:r>
          </w:p>
        </w:tc>
      </w:tr>
      <w:tr w:rsidR="000F56C0" w14:paraId="4B1172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BB53FD"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921A2D" w14:textId="77777777" w:rsidR="000F56C0" w:rsidRDefault="000F56C0" w:rsidP="00C60298">
            <w:pPr>
              <w:pStyle w:val="NormalWeb"/>
            </w:pPr>
            <w:r>
              <w:rPr>
                <w:color w:val="0747A6"/>
              </w:rPr>
              <w:t xml:space="preserve">.P/BROWN/JIM&lt;≡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032790" w14:textId="77777777" w:rsidR="000F56C0" w:rsidRDefault="000F56C0" w:rsidP="00C60298">
            <w:pPr>
              <w:pStyle w:val="NormalWeb"/>
            </w:pPr>
            <w:r>
              <w:rPr>
                <w:color w:val="0747A6"/>
              </w:rPr>
              <w:t>Passenger Name</w:t>
            </w:r>
          </w:p>
        </w:tc>
      </w:tr>
      <w:tr w:rsidR="000F56C0" w14:paraId="0281CE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620192"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327EB" w14:textId="77777777" w:rsidR="000F56C0" w:rsidRDefault="000F56C0" w:rsidP="00C60298">
            <w:pPr>
              <w:pStyle w:val="NormalWeb"/>
            </w:pPr>
            <w:r>
              <w:rPr>
                <w:color w:val="0747A6"/>
              </w:rPr>
              <w:t xml:space="preserve">.T/321A44&lt;≡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F08CE" w14:textId="77777777" w:rsidR="000F56C0" w:rsidRDefault="000F56C0" w:rsidP="00C60298">
            <w:pPr>
              <w:pStyle w:val="NormalWeb"/>
            </w:pPr>
            <w:r>
              <w:rPr>
                <w:color w:val="0747A6"/>
              </w:rPr>
              <w:t>Printer ID</w:t>
            </w:r>
          </w:p>
        </w:tc>
      </w:tr>
      <w:tr w:rsidR="000F56C0" w14:paraId="257D897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C8F047"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B6AD8F" w14:textId="77777777" w:rsidR="000F56C0" w:rsidRDefault="000F56C0" w:rsidP="00C60298">
            <w:pPr>
              <w:pStyle w:val="NormalWeb"/>
            </w:pPr>
            <w:r>
              <w:rPr>
                <w:color w:val="0747A6"/>
              </w:rPr>
              <w:t xml:space="preserve">.M/0085123457/G/9EFDB6E6CFCE42018954D37159CEB0EF&lt;≡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2D28A7" w14:textId="77777777" w:rsidR="000F56C0" w:rsidRDefault="000F56C0" w:rsidP="00C60298">
            <w:pPr>
              <w:pStyle w:val="NormalWeb"/>
            </w:pPr>
            <w:r>
              <w:rPr>
                <w:color w:val="0747A6"/>
              </w:rPr>
              <w:t>Unique Identifier (GUID)</w:t>
            </w:r>
          </w:p>
        </w:tc>
      </w:tr>
      <w:tr w:rsidR="000F56C0" w14:paraId="19C169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FDC12"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7A74B4" w14:textId="77777777" w:rsidR="000F56C0" w:rsidRDefault="000F56C0" w:rsidP="00C60298">
            <w:pPr>
              <w:pStyle w:val="NormalWeb"/>
            </w:pPr>
            <w:r>
              <w:rPr>
                <w:color w:val="0747A6"/>
              </w:rPr>
              <w:t xml:space="preserve">.M/0085123458/G/9EFDB6E6CFCE42018954D37159CEB0F0&lt;≡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C193F" w14:textId="77777777" w:rsidR="000F56C0" w:rsidRDefault="000F56C0" w:rsidP="00C60298">
            <w:pPr>
              <w:pStyle w:val="NormalWeb"/>
            </w:pPr>
            <w:r>
              <w:rPr>
                <w:color w:val="0747A6"/>
              </w:rPr>
              <w:t>Unique Identifier (GUID)</w:t>
            </w:r>
          </w:p>
        </w:tc>
      </w:tr>
      <w:tr w:rsidR="000F56C0" w14:paraId="1003D2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5039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9663CE" w14:textId="77777777" w:rsidR="000F56C0" w:rsidRDefault="000F56C0" w:rsidP="00C60298">
            <w:pPr>
              <w:pStyle w:val="NormalWeb"/>
            </w:pPr>
            <w:r>
              <w:rPr>
                <w:color w:val="0747A6"/>
              </w:rPr>
              <w:t xml:space="preserve">.M/0085123558/X/E200341201324FC0A003760E18454254&lt;≡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FD464" w14:textId="77777777" w:rsidR="000F56C0" w:rsidRDefault="000F56C0" w:rsidP="00C60298">
            <w:pPr>
              <w:pStyle w:val="NormalWeb"/>
            </w:pPr>
            <w:r>
              <w:rPr>
                <w:color w:val="0747A6"/>
              </w:rPr>
              <w:t>Unique Identifier (GUID based on TID)</w:t>
            </w:r>
          </w:p>
        </w:tc>
      </w:tr>
      <w:tr w:rsidR="000F56C0" w14:paraId="648A6B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A4C2F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D9BF3A" w14:textId="77777777" w:rsidR="000F56C0" w:rsidRDefault="000F56C0" w:rsidP="00C60298">
            <w:pPr>
              <w:pStyle w:val="NormalWeb"/>
            </w:pPr>
            <w:r>
              <w:rPr>
                <w:color w:val="0747A6"/>
              </w:rPr>
              <w:t xml:space="preserve">.M/0085123559/G/9EFDB6E6CFCE42018954D37159CEB32D&lt;≡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9E106" w14:textId="77777777" w:rsidR="000F56C0" w:rsidRDefault="000F56C0" w:rsidP="00C60298">
            <w:pPr>
              <w:pStyle w:val="NormalWeb"/>
            </w:pPr>
            <w:r>
              <w:rPr>
                <w:color w:val="0747A6"/>
              </w:rPr>
              <w:t>Unique Identifier (GUID)</w:t>
            </w:r>
          </w:p>
        </w:tc>
      </w:tr>
      <w:tr w:rsidR="000F56C0" w14:paraId="006D5DC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4D389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20647" w14:textId="77777777" w:rsidR="000F56C0" w:rsidRDefault="000F56C0" w:rsidP="00C60298">
            <w:pPr>
              <w:pStyle w:val="NormalWeb"/>
            </w:pPr>
            <w:r>
              <w:rPr>
                <w:color w:val="0747A6"/>
              </w:rPr>
              <w:t xml:space="preserve">.M/0085123559/T/E4201EB32DB64D3CE4EFD73F&lt;≡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79574" w14:textId="77777777" w:rsidR="000F56C0" w:rsidRDefault="000F56C0" w:rsidP="00C60298">
            <w:pPr>
              <w:pStyle w:val="NormalWeb"/>
            </w:pPr>
            <w:r>
              <w:rPr>
                <w:color w:val="0747A6"/>
              </w:rPr>
              <w:t>Unique Identifier (TID)</w:t>
            </w:r>
          </w:p>
        </w:tc>
      </w:tr>
      <w:tr w:rsidR="000F56C0" w14:paraId="698A21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B4796E"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A369BE" w14:textId="77777777" w:rsidR="000F56C0" w:rsidRDefault="000F56C0" w:rsidP="00C60298">
            <w:pPr>
              <w:pStyle w:val="NormalWeb"/>
            </w:pPr>
            <w:r>
              <w:rPr>
                <w:color w:val="0747A6"/>
              </w:rPr>
              <w:t xml:space="preserve">ENDBSM&lt;≡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1CA245" w14:textId="77777777" w:rsidR="000F56C0" w:rsidRDefault="000F56C0" w:rsidP="00C60298">
            <w:pPr>
              <w:pStyle w:val="NormalWeb"/>
            </w:pPr>
            <w:r>
              <w:rPr>
                <w:color w:val="0747A6"/>
              </w:rPr>
              <w:t>End of Message Identifier</w:t>
            </w:r>
          </w:p>
        </w:tc>
      </w:tr>
    </w:tbl>
    <w:p w14:paraId="7340D060" w14:textId="77777777" w:rsidR="000F56C0" w:rsidRDefault="000F56C0" w:rsidP="00C60298">
      <w:pPr>
        <w:pStyle w:val="Heading4"/>
        <w:rPr>
          <w:rFonts w:eastAsia="Times New Roman"/>
        </w:rPr>
      </w:pPr>
      <w:r>
        <w:rPr>
          <w:rFonts w:eastAsia="Times New Roman"/>
          <w:color w:val="0747A6"/>
        </w:rPr>
        <w:t xml:space="preserve">4.9.15   BSM containing multiple EBT (Unique Identifier) data </w:t>
      </w:r>
    </w:p>
    <w:p w14:paraId="1886F793" w14:textId="77777777" w:rsidR="000F56C0" w:rsidRDefault="000F56C0" w:rsidP="00C60298">
      <w:pPr>
        <w:pStyle w:val="NormalWeb"/>
      </w:pPr>
      <w:r>
        <w:t>No new case after mapping to set of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3"/>
        <w:gridCol w:w="5793"/>
        <w:gridCol w:w="3014"/>
      </w:tblGrid>
      <w:tr w:rsidR="000F56C0" w14:paraId="4FCC98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49042"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AEDCE3"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CD10C" w14:textId="77777777" w:rsidR="000F56C0" w:rsidRDefault="000F56C0" w:rsidP="00C60298">
            <w:pPr>
              <w:pStyle w:val="NormalWeb"/>
            </w:pPr>
            <w:r>
              <w:rPr>
                <w:color w:val="0747A6"/>
              </w:rPr>
              <w:t>Standard Message Identifier</w:t>
            </w:r>
          </w:p>
        </w:tc>
      </w:tr>
      <w:tr w:rsidR="000F56C0" w14:paraId="26D1CC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FE344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85160" w14:textId="77777777" w:rsidR="000F56C0" w:rsidRDefault="000F56C0" w:rsidP="00C60298">
            <w:pPr>
              <w:pStyle w:val="NormalWeb"/>
            </w:pPr>
            <w:r>
              <w:rPr>
                <w:color w:val="0747A6"/>
              </w:rPr>
              <w:t xml:space="preserve">.V/1LAKL&lt;≡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691BC" w14:textId="77777777" w:rsidR="000F56C0" w:rsidRDefault="000F56C0" w:rsidP="00C60298">
            <w:pPr>
              <w:pStyle w:val="NormalWeb"/>
            </w:pPr>
            <w:r>
              <w:rPr>
                <w:color w:val="0747A6"/>
              </w:rPr>
              <w:t>Version; Local joining bag at AKL</w:t>
            </w:r>
          </w:p>
        </w:tc>
      </w:tr>
      <w:tr w:rsidR="000F56C0" w14:paraId="3577D57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08B8B"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164349" w14:textId="77777777" w:rsidR="000F56C0" w:rsidRDefault="000F56C0" w:rsidP="00C60298">
            <w:pPr>
              <w:pStyle w:val="NormalWeb"/>
            </w:pPr>
            <w:r>
              <w:rPr>
                <w:color w:val="0747A6"/>
              </w:rPr>
              <w:t xml:space="preserve">.F/NZ459/01APR/SYD/M&lt;≡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04806" w14:textId="77777777" w:rsidR="000F56C0" w:rsidRDefault="000F56C0" w:rsidP="00C60298">
            <w:pPr>
              <w:pStyle w:val="NormalWeb"/>
            </w:pPr>
            <w:r>
              <w:rPr>
                <w:color w:val="0747A6"/>
              </w:rPr>
              <w:t>Outbound carrier and flight; Date; Dest.; Class</w:t>
            </w:r>
          </w:p>
        </w:tc>
      </w:tr>
      <w:tr w:rsidR="000F56C0" w14:paraId="14E21A4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3F98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9D4EA" w14:textId="77777777" w:rsidR="000F56C0" w:rsidRDefault="000F56C0" w:rsidP="00C60298">
            <w:pPr>
              <w:pStyle w:val="NormalWeb"/>
            </w:pPr>
            <w:r>
              <w:rPr>
                <w:color w:val="0747A6"/>
              </w:rPr>
              <w:t xml:space="preserve">.N/0086167387003&lt;≡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F9F969" w14:textId="77777777" w:rsidR="000F56C0" w:rsidRDefault="000F56C0" w:rsidP="00C60298">
            <w:pPr>
              <w:pStyle w:val="NormalWeb"/>
            </w:pPr>
            <w:r>
              <w:rPr>
                <w:color w:val="0747A6"/>
              </w:rPr>
              <w:t>3 Bag Tags; numbers 0086167387, 0086167388 and 0086167389</w:t>
            </w:r>
          </w:p>
        </w:tc>
      </w:tr>
      <w:tr w:rsidR="000F56C0" w14:paraId="64F649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69CD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8B9A6E" w14:textId="77777777" w:rsidR="000F56C0" w:rsidRDefault="000F56C0" w:rsidP="00C60298">
            <w:pPr>
              <w:pStyle w:val="NormalWeb"/>
            </w:pPr>
            <w:r>
              <w:rPr>
                <w:color w:val="0747A6"/>
              </w:rPr>
              <w:t xml:space="preserve">.P/MCKINLEY/D&lt;≡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B03BE3" w14:textId="77777777" w:rsidR="000F56C0" w:rsidRDefault="000F56C0" w:rsidP="00C60298">
            <w:pPr>
              <w:pStyle w:val="NormalWeb"/>
            </w:pPr>
            <w:r>
              <w:rPr>
                <w:color w:val="0747A6"/>
              </w:rPr>
              <w:t>Passenger Name: McKinley</w:t>
            </w:r>
          </w:p>
        </w:tc>
      </w:tr>
      <w:tr w:rsidR="000F56C0" w14:paraId="091B6B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68137"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7FA5C" w14:textId="77777777" w:rsidR="000F56C0" w:rsidRDefault="000F56C0" w:rsidP="00C60298">
            <w:pPr>
              <w:pStyle w:val="NormalWeb"/>
            </w:pPr>
            <w:r>
              <w:rPr>
                <w:color w:val="0747A6"/>
              </w:rPr>
              <w:t xml:space="preserve">.M/0086167387/G/9EFDB6E6CFCE42018954D37159CEB0EF&lt;≡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CA463" w14:textId="77777777" w:rsidR="000F56C0" w:rsidRDefault="000F56C0" w:rsidP="00C60298">
            <w:pPr>
              <w:pStyle w:val="NormalWeb"/>
            </w:pPr>
            <w:r>
              <w:rPr>
                <w:color w:val="0747A6"/>
              </w:rPr>
              <w:t>Bag #1 is an EBT with GUID 9EFDB6E6-CFCE-4201-8954-D37159CEB0EF</w:t>
            </w:r>
          </w:p>
        </w:tc>
      </w:tr>
      <w:tr w:rsidR="000F56C0" w14:paraId="02302C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E42C7"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4CD51" w14:textId="77777777" w:rsidR="000F56C0" w:rsidRDefault="000F56C0" w:rsidP="00C60298">
            <w:pPr>
              <w:pStyle w:val="NormalWeb"/>
            </w:pPr>
            <w:r>
              <w:rPr>
                <w:color w:val="0747A6"/>
              </w:rPr>
              <w:t xml:space="preserve">.M/0086167388/G/9EFDB6E6CFCE42018954D37159CEB0F0&lt;≡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55948A" w14:textId="77777777" w:rsidR="000F56C0" w:rsidRDefault="000F56C0" w:rsidP="00C60298">
            <w:pPr>
              <w:pStyle w:val="NormalWeb"/>
            </w:pPr>
            <w:r>
              <w:rPr>
                <w:color w:val="0747A6"/>
              </w:rPr>
              <w:t xml:space="preserve">Bag #2 is an EBT with GUID 9EFDB6E6-CFCE-4201-8954-D37159CEB0F0 and TID </w:t>
            </w:r>
          </w:p>
        </w:tc>
      </w:tr>
      <w:tr w:rsidR="000F56C0" w14:paraId="2E6014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19B819"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83CDA" w14:textId="77777777" w:rsidR="000F56C0" w:rsidRDefault="000F56C0" w:rsidP="00C60298">
            <w:pPr>
              <w:pStyle w:val="NormalWeb"/>
            </w:pPr>
            <w:r>
              <w:rPr>
                <w:color w:val="0747A6"/>
              </w:rPr>
              <w:t xml:space="preserve">.M/0086167388/T/7D38A21F0B6E54D359C6CF09&lt;≡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33047" w14:textId="77777777" w:rsidR="000F56C0" w:rsidRDefault="000F56C0" w:rsidP="00C60298">
            <w:pPr>
              <w:pStyle w:val="NormalWeb"/>
            </w:pPr>
            <w:r>
              <w:rPr>
                <w:color w:val="0747A6"/>
              </w:rPr>
              <w:t>7D38A21F0B6E54D359C6CF09</w:t>
            </w:r>
          </w:p>
        </w:tc>
      </w:tr>
      <w:tr w:rsidR="000F56C0" w14:paraId="78EBDA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E9E82"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13A350" w14:textId="77777777" w:rsidR="000F56C0" w:rsidRDefault="000F56C0" w:rsidP="00C60298">
            <w:pPr>
              <w:pStyle w:val="NormalWeb"/>
            </w:pPr>
            <w:r>
              <w:rPr>
                <w:color w:val="0747A6"/>
              </w:rPr>
              <w:t xml:space="preserve">.M/0086167389/X/7D38A21F0B6E454DA359C6CF0A454254&lt;≡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6D15D8" w14:textId="77777777" w:rsidR="000F56C0" w:rsidRDefault="000F56C0" w:rsidP="00C60298">
            <w:pPr>
              <w:pStyle w:val="NormalWeb"/>
            </w:pPr>
            <w:r>
              <w:rPr>
                <w:color w:val="0747A6"/>
              </w:rPr>
              <w:t>Bag #3 is an EBT with GUID 7D38A21F-0B6E-454D-A359-C6CF0A454254 generated from the EBT TID 7D38A21F0B6E54D359C6CF0A</w:t>
            </w:r>
          </w:p>
        </w:tc>
      </w:tr>
      <w:tr w:rsidR="000F56C0" w14:paraId="702795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38DAA9"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292EAF" w14:textId="77777777" w:rsidR="000F56C0" w:rsidRDefault="000F56C0" w:rsidP="00C60298">
            <w:pPr>
              <w:pStyle w:val="NormalWeb"/>
            </w:pPr>
            <w:r>
              <w:rPr>
                <w:color w:val="0747A6"/>
              </w:rPr>
              <w:t xml:space="preserve">ENDBTM&lt;≡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0A647" w14:textId="77777777" w:rsidR="000F56C0" w:rsidRDefault="000F56C0" w:rsidP="00C60298">
            <w:pPr>
              <w:pStyle w:val="NormalWeb"/>
            </w:pPr>
            <w:r>
              <w:rPr>
                <w:color w:val="0747A6"/>
              </w:rPr>
              <w:t>End of Message Identifier</w:t>
            </w:r>
          </w:p>
        </w:tc>
      </w:tr>
    </w:tbl>
    <w:p w14:paraId="39ABF461" w14:textId="77777777" w:rsidR="000F56C0" w:rsidRDefault="000F56C0" w:rsidP="00C60298">
      <w:pPr>
        <w:pStyle w:val="Heading4"/>
        <w:rPr>
          <w:rFonts w:eastAsia="Times New Roman"/>
        </w:rPr>
      </w:pPr>
      <w:r>
        <w:rPr>
          <w:rFonts w:eastAsia="Times New Roman"/>
          <w:color w:val="0747A6"/>
        </w:rPr>
        <w:t>4.9.16   BSM with Globally Unique Identification number</w:t>
      </w:r>
    </w:p>
    <w:p w14:paraId="14CB0B93" w14:textId="77777777" w:rsidR="000F56C0" w:rsidRDefault="000F56C0" w:rsidP="00C60298">
      <w:pPr>
        <w:pStyle w:val="NormalWeb"/>
      </w:pPr>
      <w:r>
        <w:t>No new case after mapping to set of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175"/>
        <w:gridCol w:w="2835"/>
      </w:tblGrid>
      <w:tr w:rsidR="000F56C0" w14:paraId="670ACB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87D42D"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3B105" w14:textId="77777777" w:rsidR="000F56C0" w:rsidRDefault="000F56C0" w:rsidP="00C60298">
            <w:pPr>
              <w:pStyle w:val="NormalWeb"/>
            </w:pPr>
            <w:r>
              <w:rPr>
                <w:color w:val="0747A6"/>
              </w:rPr>
              <w:t>Standard Message Identifier</w:t>
            </w:r>
          </w:p>
        </w:tc>
      </w:tr>
      <w:tr w:rsidR="000F56C0" w14:paraId="1FA8027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209C2B" w14:textId="77777777" w:rsidR="000F56C0" w:rsidRDefault="000F56C0" w:rsidP="00C60298">
            <w:pPr>
              <w:pStyle w:val="NormalWeb"/>
            </w:pPr>
            <w:r>
              <w:rPr>
                <w:color w:val="0747A6"/>
              </w:rPr>
              <w:t xml:space="preserve">.V/1LCDG&lt;≡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3E0E9" w14:textId="77777777" w:rsidR="000F56C0" w:rsidRDefault="000F56C0" w:rsidP="00C60298">
            <w:pPr>
              <w:pStyle w:val="NormalWeb"/>
            </w:pPr>
            <w:r>
              <w:rPr>
                <w:color w:val="0747A6"/>
              </w:rPr>
              <w:t>Version; Transfer bag at CDG</w:t>
            </w:r>
          </w:p>
        </w:tc>
      </w:tr>
      <w:tr w:rsidR="000F56C0" w14:paraId="59D495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737570" w14:textId="77777777" w:rsidR="000F56C0" w:rsidRDefault="000F56C0" w:rsidP="00C60298">
            <w:pPr>
              <w:pStyle w:val="NormalWeb"/>
            </w:pPr>
            <w:r>
              <w:rPr>
                <w:color w:val="0747A6"/>
              </w:rPr>
              <w:t xml:space="preserve">.F/7S1098/10JUN/LHR/Y&lt;≡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CF3DF" w14:textId="77777777" w:rsidR="000F56C0" w:rsidRDefault="000F56C0" w:rsidP="00C60298">
            <w:pPr>
              <w:pStyle w:val="NormalWeb"/>
            </w:pPr>
            <w:r>
              <w:rPr>
                <w:color w:val="0747A6"/>
              </w:rPr>
              <w:t>Outbound carrier and flight; Date; Dest.; Class</w:t>
            </w:r>
          </w:p>
        </w:tc>
      </w:tr>
      <w:tr w:rsidR="000F56C0" w14:paraId="5E82923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A0A68" w14:textId="77777777" w:rsidR="000F56C0" w:rsidRDefault="000F56C0" w:rsidP="00C60298">
            <w:pPr>
              <w:pStyle w:val="NormalWeb"/>
            </w:pPr>
            <w:r>
              <w:rPr>
                <w:color w:val="0747A6"/>
              </w:rPr>
              <w:t xml:space="preserve">.N/0792019274001&lt;≡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E2448" w14:textId="77777777" w:rsidR="000F56C0" w:rsidRDefault="000F56C0" w:rsidP="00C60298">
            <w:pPr>
              <w:pStyle w:val="NormalWeb"/>
            </w:pPr>
            <w:r>
              <w:rPr>
                <w:color w:val="0747A6"/>
              </w:rPr>
              <w:t>Bag tag number; Number of consecutive tags</w:t>
            </w:r>
          </w:p>
        </w:tc>
      </w:tr>
      <w:tr w:rsidR="000F56C0" w14:paraId="6B69256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0C47D" w14:textId="77777777" w:rsidR="000F56C0" w:rsidRDefault="000F56C0" w:rsidP="00C60298">
            <w:pPr>
              <w:pStyle w:val="NormalWeb"/>
            </w:pPr>
            <w:r>
              <w:rPr>
                <w:color w:val="0747A6"/>
              </w:rPr>
              <w:t xml:space="preserve">.M/0792019274//414F7E29507B4F2E9904F6583677C6FD&lt;≡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EECE32" w14:textId="77777777" w:rsidR="000F56C0" w:rsidRDefault="000F56C0" w:rsidP="00C60298">
            <w:pPr>
              <w:pStyle w:val="NormalWeb"/>
            </w:pPr>
            <w:r>
              <w:rPr>
                <w:color w:val="0747A6"/>
              </w:rPr>
              <w:t>Bag tag number; Issue date; Unique Identifier</w:t>
            </w:r>
          </w:p>
        </w:tc>
      </w:tr>
      <w:tr w:rsidR="000F56C0" w14:paraId="16B9C22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C1CE8" w14:textId="77777777" w:rsidR="000F56C0" w:rsidRDefault="000F56C0" w:rsidP="00C60298">
            <w:pPr>
              <w:pStyle w:val="NormalWeb"/>
            </w:pPr>
            <w:r>
              <w:rPr>
                <w:color w:val="0747A6"/>
              </w:rPr>
              <w:t xml:space="preserve">.D/CKIN//10JUN/143328Z&lt;≡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7DD74F" w14:textId="77777777" w:rsidR="000F56C0" w:rsidRDefault="000F56C0" w:rsidP="00C60298">
            <w:pPr>
              <w:pStyle w:val="NormalWeb"/>
            </w:pPr>
            <w:r>
              <w:rPr>
                <w:color w:val="0747A6"/>
              </w:rPr>
              <w:t>Bag Checked in at Port; Port identifier; Date; Time; Carriage Medium; Transport Id</w:t>
            </w:r>
          </w:p>
        </w:tc>
      </w:tr>
      <w:tr w:rsidR="000F56C0" w14:paraId="0D4CDBF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5AEEF8" w14:textId="77777777" w:rsidR="000F56C0" w:rsidRDefault="000F56C0" w:rsidP="00C60298">
            <w:pPr>
              <w:pStyle w:val="NormalWeb"/>
            </w:pPr>
            <w:r>
              <w:rPr>
                <w:color w:val="0747A6"/>
              </w:rPr>
              <w:t xml:space="preserve">.S/Y/07A/C/001/001//N&lt;≡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E89E5" w14:textId="77777777" w:rsidR="000F56C0" w:rsidRDefault="000F56C0" w:rsidP="00C60298">
            <w:pPr>
              <w:pStyle w:val="NormalWeb"/>
            </w:pPr>
            <w:r>
              <w:rPr>
                <w:color w:val="0747A6"/>
              </w:rPr>
              <w:t xml:space="preserve">Reconciliation data; Auth to load; seat 7A, </w:t>
            </w:r>
            <w:proofErr w:type="spellStart"/>
            <w:r>
              <w:rPr>
                <w:color w:val="0747A6"/>
              </w:rPr>
              <w:t>ck'd</w:t>
            </w:r>
            <w:proofErr w:type="spellEnd"/>
            <w:r>
              <w:rPr>
                <w:color w:val="0747A6"/>
              </w:rPr>
              <w:t xml:space="preserve"> in</w:t>
            </w:r>
          </w:p>
        </w:tc>
      </w:tr>
      <w:tr w:rsidR="000F56C0" w14:paraId="76E8356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9ED73C" w14:textId="77777777" w:rsidR="000F56C0" w:rsidRDefault="000F56C0" w:rsidP="00C60298">
            <w:pPr>
              <w:pStyle w:val="NormalWeb"/>
            </w:pPr>
            <w:r>
              <w:rPr>
                <w:color w:val="0747A6"/>
              </w:rPr>
              <w:t xml:space="preserve">.W/K/2/20&lt;≡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41075" w14:textId="77777777" w:rsidR="000F56C0" w:rsidRDefault="000F56C0" w:rsidP="00C60298">
            <w:pPr>
              <w:pStyle w:val="NormalWeb"/>
            </w:pPr>
            <w:r>
              <w:rPr>
                <w:color w:val="0747A6"/>
              </w:rPr>
              <w:t>Pieces, Weight, Dimensions and Type Data</w:t>
            </w:r>
          </w:p>
        </w:tc>
      </w:tr>
      <w:tr w:rsidR="000F56C0" w14:paraId="35CEAF8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60657" w14:textId="77777777" w:rsidR="000F56C0" w:rsidRDefault="000F56C0" w:rsidP="00C60298">
            <w:pPr>
              <w:pStyle w:val="NormalWeb"/>
            </w:pPr>
            <w:r>
              <w:rPr>
                <w:color w:val="0747A6"/>
              </w:rPr>
              <w:t xml:space="preserve">.P/YOUNG/ROBMR&lt;≡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3E0190" w14:textId="77777777" w:rsidR="000F56C0" w:rsidRDefault="000F56C0" w:rsidP="00C60298">
            <w:pPr>
              <w:pStyle w:val="NormalWeb"/>
            </w:pPr>
            <w:r>
              <w:rPr>
                <w:color w:val="0747A6"/>
              </w:rPr>
              <w:t>Passenger Name</w:t>
            </w:r>
          </w:p>
        </w:tc>
      </w:tr>
      <w:tr w:rsidR="000F56C0" w14:paraId="761310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FB88F" w14:textId="77777777" w:rsidR="000F56C0" w:rsidRDefault="000F56C0" w:rsidP="00C60298">
            <w:pPr>
              <w:pStyle w:val="NormalWeb"/>
            </w:pPr>
            <w:r>
              <w:rPr>
                <w:color w:val="0747A6"/>
              </w:rPr>
              <w:t xml:space="preserve">.L/6GEFS9&lt;≡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C837D8" w14:textId="77777777" w:rsidR="000F56C0" w:rsidRDefault="000F56C0" w:rsidP="00C60298">
            <w:pPr>
              <w:pStyle w:val="NormalWeb"/>
            </w:pPr>
            <w:r>
              <w:rPr>
                <w:color w:val="0747A6"/>
              </w:rPr>
              <w:t>Automated PNR Address</w:t>
            </w:r>
          </w:p>
        </w:tc>
      </w:tr>
    </w:tbl>
    <w:p w14:paraId="546E6B61" w14:textId="77777777" w:rsidR="000F56C0" w:rsidRDefault="000F56C0" w:rsidP="00C60298">
      <w:pPr>
        <w:rPr>
          <w:rFonts w:eastAsia="Times New Roman"/>
        </w:rPr>
      </w:pPr>
    </w:p>
    <w:p w14:paraId="212AF17E" w14:textId="7A7E88D3" w:rsidR="000F56C0" w:rsidRDefault="000F56C0" w:rsidP="000F56C0">
      <w:pPr>
        <w:pStyle w:val="Heading1"/>
        <w:rPr>
          <w:rFonts w:eastAsia="Times New Roman"/>
          <w:kern w:val="36"/>
          <w:sz w:val="48"/>
          <w:szCs w:val="48"/>
          <w14:ligatures w14:val="none"/>
        </w:rPr>
      </w:pPr>
      <w:r>
        <w:rPr>
          <w:rFonts w:eastAsia="Times New Roman"/>
        </w:rPr>
        <w:t>5.9 BPM examples</w:t>
      </w:r>
    </w:p>
    <w:p w14:paraId="5A7FD355" w14:textId="77777777" w:rsidR="000F56C0" w:rsidRDefault="000F56C0" w:rsidP="00C60298">
      <w:pPr>
        <w:pStyle w:val="Heading2"/>
        <w:rPr>
          <w:rFonts w:eastAsia="Times New Roman"/>
        </w:rPr>
      </w:pPr>
      <w:r>
        <w:rPr>
          <w:rFonts w:eastAsia="Times New Roman"/>
        </w:rPr>
        <w:t>Processed</w:t>
      </w:r>
    </w:p>
    <w:p w14:paraId="74DB4821" w14:textId="77777777" w:rsidR="000F56C0" w:rsidRDefault="000F56C0" w:rsidP="00C60298">
      <w:pPr>
        <w:pStyle w:val="Heading4"/>
        <w:rPr>
          <w:rFonts w:eastAsia="Times New Roman"/>
        </w:rPr>
      </w:pPr>
      <w:r>
        <w:rPr>
          <w:rFonts w:eastAsia="Times New Roman"/>
        </w:rPr>
        <w:t>5.9.1 Check In BPM</w:t>
      </w:r>
    </w:p>
    <w:p w14:paraId="1B6B1B8B" w14:textId="77777777" w:rsidR="000F56C0" w:rsidRDefault="000F56C0" w:rsidP="00C60298">
      <w:pPr>
        <w:pStyle w:val="NormalWeb"/>
      </w:pPr>
      <w:r>
        <w:t xml:space="preserve">Use case: report acquisition of bag from </w:t>
      </w:r>
      <w:proofErr w:type="spellStart"/>
      <w:r>
        <w:t>traveler</w:t>
      </w:r>
      <w:proofErr w:type="spellEnd"/>
    </w:p>
    <w:p w14:paraId="770C5937"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252"/>
        <w:gridCol w:w="210"/>
      </w:tblGrid>
      <w:tr w:rsidR="000F56C0" w14:paraId="0B89DC8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C79C40"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2141A" w14:textId="77777777" w:rsidR="000F56C0" w:rsidRDefault="000F56C0" w:rsidP="00C60298">
            <w:pPr>
              <w:pStyle w:val="NormalWeb"/>
            </w:pPr>
            <w:r>
              <w:t> </w:t>
            </w:r>
          </w:p>
        </w:tc>
      </w:tr>
      <w:tr w:rsidR="000F56C0" w14:paraId="5A7D5B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DEBC0E"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12CB7" w14:textId="77777777" w:rsidR="000F56C0" w:rsidRDefault="000F56C0" w:rsidP="00C60298">
            <w:pPr>
              <w:pStyle w:val="NormalWeb"/>
            </w:pPr>
            <w:r>
              <w:t> </w:t>
            </w:r>
          </w:p>
        </w:tc>
      </w:tr>
      <w:tr w:rsidR="000F56C0" w14:paraId="2D44046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06A9A" w14:textId="77777777" w:rsidR="000F56C0" w:rsidRDefault="000F56C0" w:rsidP="00C60298">
            <w:pPr>
              <w:pStyle w:val="NormalWeb"/>
            </w:pPr>
            <w:r>
              <w:t>.J/S/FRAPORT/117/11APR/091430Z/T1A117/S27H44/CK/SE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65CD3" w14:textId="77777777" w:rsidR="000F56C0" w:rsidRDefault="000F56C0" w:rsidP="00C60298">
            <w:pPr>
              <w:pStyle w:val="NormalWeb"/>
            </w:pPr>
            <w:r>
              <w:t> </w:t>
            </w:r>
          </w:p>
        </w:tc>
      </w:tr>
      <w:tr w:rsidR="000F56C0" w14:paraId="6A2102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A106E"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50F18" w14:textId="77777777" w:rsidR="000F56C0" w:rsidRDefault="000F56C0" w:rsidP="00C60298">
            <w:pPr>
              <w:pStyle w:val="NormalWeb"/>
            </w:pPr>
            <w:r>
              <w:t> </w:t>
            </w:r>
          </w:p>
        </w:tc>
      </w:tr>
      <w:tr w:rsidR="000F56C0" w14:paraId="65C527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33F0A"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761309" w14:textId="77777777" w:rsidR="000F56C0" w:rsidRDefault="000F56C0" w:rsidP="00C60298">
            <w:pPr>
              <w:pStyle w:val="NormalWeb"/>
            </w:pPr>
            <w:r>
              <w:t> </w:t>
            </w:r>
          </w:p>
        </w:tc>
      </w:tr>
      <w:tr w:rsidR="000F56C0" w14:paraId="50A58B5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B9F6A"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F91B4" w14:textId="77777777" w:rsidR="000F56C0" w:rsidRDefault="000F56C0" w:rsidP="00C60298">
            <w:pPr>
              <w:pStyle w:val="NormalWeb"/>
            </w:pPr>
            <w:r>
              <w:t> </w:t>
            </w:r>
          </w:p>
        </w:tc>
      </w:tr>
      <w:tr w:rsidR="000F56C0" w14:paraId="125632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E95F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C0204" w14:textId="77777777" w:rsidR="000F56C0" w:rsidRDefault="000F56C0" w:rsidP="00C60298">
            <w:pPr>
              <w:pStyle w:val="NormalWeb"/>
            </w:pPr>
            <w:r>
              <w:t> </w:t>
            </w:r>
          </w:p>
        </w:tc>
      </w:tr>
    </w:tbl>
    <w:p w14:paraId="0FE91E6D" w14:textId="77777777" w:rsidR="000F56C0" w:rsidRDefault="000F56C0" w:rsidP="00C60298">
      <w:pPr>
        <w:pStyle w:val="NormalWeb"/>
      </w:pPr>
      <w:r>
        <w:t xml:space="preserve">Semantics: </w:t>
      </w:r>
      <w:r>
        <w:rPr>
          <w:rStyle w:val="inline-comment-marker"/>
        </w:rPr>
        <w:t>bag is acquired at Frankfurt Airport, Check In location and routes to Security</w:t>
      </w:r>
    </w:p>
    <w:p w14:paraId="7D40F789" w14:textId="77777777" w:rsidR="000F56C0" w:rsidRDefault="000F56C0" w:rsidP="00C60298">
      <w:pPr>
        <w:pStyle w:val="NormalWeb"/>
      </w:pPr>
      <w:r>
        <w:t>Analysis: notice Baggage Process is expressed in much more detail for Baggage Result (BPM) in comparison to Baggage Instruction. In this particular case we look at an acquisition of a bag at Check-In with routing towards Security (</w:t>
      </w:r>
      <w:proofErr w:type="spellStart"/>
      <w:r>
        <w:t>L;Acquire;Route</w:t>
      </w:r>
      <w:proofErr w:type="spellEnd"/>
      <w:r>
        <w:t>)</w:t>
      </w:r>
    </w:p>
    <w:p w14:paraId="40654EF6" w14:textId="77777777" w:rsidR="000F56C0" w:rsidRDefault="000F56C0" w:rsidP="00C60298">
      <w:pPr>
        <w:pStyle w:val="NormalWeb"/>
      </w:pPr>
      <w:r>
        <w:t xml:space="preserve">Also note that .R in this case is augmented data. It reflects on message type (Bag) and that this is a tracking event (in particular a routing). </w:t>
      </w:r>
      <w:r>
        <w:rPr>
          <w:rStyle w:val="inline-comment-marker"/>
        </w:rPr>
        <w:t>.R does not appear in BIX as “internal airline data”.</w:t>
      </w:r>
    </w:p>
    <w:p w14:paraId="09930784" w14:textId="77777777" w:rsidR="000F56C0" w:rsidRDefault="000F56C0" w:rsidP="00C60298">
      <w:pPr>
        <w:pStyle w:val="NormalWeb"/>
      </w:pPr>
      <w:r>
        <w:t xml:space="preserve">Result: </w:t>
      </w:r>
      <w:hyperlink r:id="rId30" w:history="1">
        <w:r>
          <w:rPr>
            <w:rStyle w:val="Hyperlink"/>
          </w:rPr>
          <w:t>5.9.1 Check In BPM</w:t>
        </w:r>
      </w:hyperlink>
    </w:p>
    <w:p w14:paraId="689405C1" w14:textId="77777777" w:rsidR="000F56C0" w:rsidRDefault="000F56C0" w:rsidP="00C60298">
      <w:pPr>
        <w:pStyle w:val="Heading4"/>
        <w:rPr>
          <w:rFonts w:eastAsia="Times New Roman"/>
        </w:rPr>
      </w:pPr>
      <w:r>
        <w:rPr>
          <w:rFonts w:eastAsia="Times New Roman"/>
        </w:rPr>
        <w:t>5.9.2 Alternative: Self Bag drop</w:t>
      </w:r>
    </w:p>
    <w:p w14:paraId="11AD9CCD" w14:textId="77777777" w:rsidR="000F56C0" w:rsidRDefault="000F56C0" w:rsidP="00C60298">
      <w:pPr>
        <w:pStyle w:val="NormalWeb"/>
      </w:pPr>
      <w:r>
        <w:t xml:space="preserve">Use case: bag is acquired at airport from </w:t>
      </w:r>
      <w:proofErr w:type="spellStart"/>
      <w:r>
        <w:t>traveler</w:t>
      </w:r>
      <w:proofErr w:type="spellEnd"/>
      <w:r>
        <w:t>, Bag Drop location</w:t>
      </w:r>
    </w:p>
    <w:p w14:paraId="4C65163A"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252"/>
        <w:gridCol w:w="210"/>
      </w:tblGrid>
      <w:tr w:rsidR="000F56C0" w14:paraId="244A56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1279E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DC3E2F" w14:textId="77777777" w:rsidR="000F56C0" w:rsidRDefault="000F56C0" w:rsidP="00C60298">
            <w:pPr>
              <w:pStyle w:val="NormalWeb"/>
            </w:pPr>
            <w:r>
              <w:t> </w:t>
            </w:r>
          </w:p>
        </w:tc>
      </w:tr>
      <w:tr w:rsidR="000F56C0" w14:paraId="4B898B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C4799"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83921F" w14:textId="77777777" w:rsidR="000F56C0" w:rsidRDefault="000F56C0" w:rsidP="00C60298">
            <w:pPr>
              <w:pStyle w:val="NormalWeb"/>
            </w:pPr>
            <w:r>
              <w:t> </w:t>
            </w:r>
          </w:p>
        </w:tc>
      </w:tr>
      <w:tr w:rsidR="000F56C0" w14:paraId="61A4EF6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6981B" w14:textId="77777777" w:rsidR="000F56C0" w:rsidRDefault="000F56C0" w:rsidP="00C60298">
            <w:pPr>
              <w:pStyle w:val="NormalWeb"/>
            </w:pPr>
            <w:r>
              <w:t>.J/S/FRAPORT/117/11APR/091430Z/T1A117/S27H44/BD/SE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F636E6" w14:textId="77777777" w:rsidR="000F56C0" w:rsidRDefault="000F56C0" w:rsidP="00C60298">
            <w:pPr>
              <w:pStyle w:val="NormalWeb"/>
            </w:pPr>
            <w:r>
              <w:t> </w:t>
            </w:r>
          </w:p>
        </w:tc>
      </w:tr>
      <w:tr w:rsidR="000F56C0" w14:paraId="25ABD0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80C75E"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D142C" w14:textId="77777777" w:rsidR="000F56C0" w:rsidRDefault="000F56C0" w:rsidP="00C60298">
            <w:pPr>
              <w:pStyle w:val="NormalWeb"/>
            </w:pPr>
            <w:r>
              <w:t> </w:t>
            </w:r>
          </w:p>
        </w:tc>
      </w:tr>
      <w:tr w:rsidR="000F56C0" w14:paraId="12E979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D6328"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81C182" w14:textId="77777777" w:rsidR="000F56C0" w:rsidRDefault="000F56C0" w:rsidP="00C60298">
            <w:pPr>
              <w:pStyle w:val="NormalWeb"/>
            </w:pPr>
            <w:r>
              <w:t> </w:t>
            </w:r>
          </w:p>
        </w:tc>
      </w:tr>
      <w:tr w:rsidR="000F56C0" w14:paraId="1BE230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D7FBB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F8AF1" w14:textId="77777777" w:rsidR="000F56C0" w:rsidRDefault="000F56C0" w:rsidP="00C60298">
            <w:pPr>
              <w:pStyle w:val="NormalWeb"/>
            </w:pPr>
            <w:r>
              <w:t> </w:t>
            </w:r>
          </w:p>
        </w:tc>
      </w:tr>
      <w:tr w:rsidR="000F56C0" w14:paraId="0E4D5E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E5A69"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F5BB1" w14:textId="77777777" w:rsidR="000F56C0" w:rsidRDefault="000F56C0" w:rsidP="00C60298">
            <w:pPr>
              <w:pStyle w:val="NormalWeb"/>
            </w:pPr>
            <w:r>
              <w:t> </w:t>
            </w:r>
          </w:p>
        </w:tc>
      </w:tr>
    </w:tbl>
    <w:p w14:paraId="4923E6FA" w14:textId="77777777" w:rsidR="000F56C0" w:rsidRDefault="000F56C0" w:rsidP="00C60298">
      <w:pPr>
        <w:pStyle w:val="NormalWeb"/>
      </w:pPr>
      <w:r>
        <w:t>Semantics: as 5.9.1</w:t>
      </w:r>
    </w:p>
    <w:p w14:paraId="0160E8DB" w14:textId="77777777" w:rsidR="000F56C0" w:rsidRDefault="000F56C0" w:rsidP="00C60298">
      <w:pPr>
        <w:pStyle w:val="NormalWeb"/>
      </w:pPr>
      <w:r>
        <w:t xml:space="preserve">Analysis: as 5.9.1, </w:t>
      </w:r>
      <w:r>
        <w:rPr>
          <w:rStyle w:val="inline-comment-marker"/>
        </w:rPr>
        <w:t xml:space="preserve">acquisition is now at </w:t>
      </w:r>
      <w:proofErr w:type="spellStart"/>
      <w:r>
        <w:rPr>
          <w:rStyle w:val="inline-comment-marker"/>
        </w:rPr>
        <w:t>BagDrop</w:t>
      </w:r>
      <w:proofErr w:type="spellEnd"/>
    </w:p>
    <w:p w14:paraId="7DD1B979" w14:textId="77777777" w:rsidR="000F56C0" w:rsidRDefault="000F56C0" w:rsidP="00C60298">
      <w:pPr>
        <w:pStyle w:val="NormalWeb"/>
      </w:pPr>
      <w:r>
        <w:t xml:space="preserve">Result: </w:t>
      </w:r>
      <w:hyperlink r:id="rId31" w:history="1">
        <w:r>
          <w:rPr>
            <w:rStyle w:val="Hyperlink"/>
          </w:rPr>
          <w:t>5.9.2 Alternative Self Bag drop</w:t>
        </w:r>
      </w:hyperlink>
    </w:p>
    <w:p w14:paraId="71C565B2" w14:textId="77777777" w:rsidR="000F56C0" w:rsidRDefault="000F56C0" w:rsidP="00C60298">
      <w:pPr>
        <w:pStyle w:val="Heading4"/>
        <w:rPr>
          <w:rFonts w:eastAsia="Times New Roman"/>
        </w:rPr>
      </w:pPr>
      <w:r>
        <w:rPr>
          <w:rFonts w:eastAsia="Times New Roman"/>
        </w:rPr>
        <w:t>5.9.3 Alternative minimum BPM: Self Bag drop</w:t>
      </w:r>
    </w:p>
    <w:p w14:paraId="3CDB4417" w14:textId="77777777" w:rsidR="000F56C0" w:rsidRDefault="000F56C0" w:rsidP="00C60298">
      <w:pPr>
        <w:pStyle w:val="NormalWeb"/>
      </w:pPr>
      <w:r>
        <w:t>Use case: acquire bag and disclose minimum detail</w:t>
      </w:r>
    </w:p>
    <w:p w14:paraId="42D00BE2"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118"/>
        <w:gridCol w:w="210"/>
      </w:tblGrid>
      <w:tr w:rsidR="000F56C0" w14:paraId="281B2C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64BBA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802514" w14:textId="77777777" w:rsidR="000F56C0" w:rsidRDefault="000F56C0" w:rsidP="00C60298">
            <w:pPr>
              <w:pStyle w:val="NormalWeb"/>
            </w:pPr>
            <w:r>
              <w:t> </w:t>
            </w:r>
          </w:p>
        </w:tc>
      </w:tr>
      <w:tr w:rsidR="000F56C0" w14:paraId="24EAC5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BD315"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5DA0B2" w14:textId="77777777" w:rsidR="000F56C0" w:rsidRDefault="000F56C0" w:rsidP="00C60298">
            <w:pPr>
              <w:pStyle w:val="NormalWeb"/>
            </w:pPr>
            <w:r>
              <w:t> </w:t>
            </w:r>
          </w:p>
        </w:tc>
      </w:tr>
      <w:tr w:rsidR="000F56C0" w14:paraId="7162B7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9CFF83" w14:textId="77777777" w:rsidR="000F56C0" w:rsidRDefault="000F56C0" w:rsidP="00C60298">
            <w:pPr>
              <w:pStyle w:val="NormalWeb"/>
            </w:pPr>
            <w:r>
              <w:t>.J/S/FRAPORT/117/11APR/091430Z/T1A117//BD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031C54" w14:textId="77777777" w:rsidR="000F56C0" w:rsidRDefault="000F56C0" w:rsidP="00C60298">
            <w:pPr>
              <w:pStyle w:val="NormalWeb"/>
            </w:pPr>
            <w:r>
              <w:t> </w:t>
            </w:r>
          </w:p>
        </w:tc>
      </w:tr>
      <w:tr w:rsidR="000F56C0" w14:paraId="36D68D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1D1273"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9BDE3" w14:textId="77777777" w:rsidR="000F56C0" w:rsidRDefault="000F56C0" w:rsidP="00C60298">
            <w:pPr>
              <w:pStyle w:val="NormalWeb"/>
            </w:pPr>
            <w:r>
              <w:t> </w:t>
            </w:r>
          </w:p>
        </w:tc>
      </w:tr>
      <w:tr w:rsidR="000F56C0" w14:paraId="519861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0E81A0"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FC57F" w14:textId="77777777" w:rsidR="000F56C0" w:rsidRDefault="000F56C0" w:rsidP="00C60298">
            <w:pPr>
              <w:pStyle w:val="NormalWeb"/>
            </w:pPr>
            <w:r>
              <w:t> </w:t>
            </w:r>
          </w:p>
        </w:tc>
      </w:tr>
      <w:tr w:rsidR="000F56C0" w14:paraId="175DAC7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32FD9" w14:textId="77777777" w:rsidR="000F56C0" w:rsidRDefault="000F56C0" w:rsidP="00C60298">
            <w:pPr>
              <w:pStyle w:val="NormalWeb"/>
            </w:pPr>
            <w:r>
              <w:t>.R/ACT/TR/B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F7FFB" w14:textId="77777777" w:rsidR="000F56C0" w:rsidRDefault="000F56C0" w:rsidP="00C60298">
            <w:pPr>
              <w:pStyle w:val="NormalWeb"/>
            </w:pPr>
            <w:r>
              <w:t> </w:t>
            </w:r>
          </w:p>
        </w:tc>
      </w:tr>
      <w:tr w:rsidR="000F56C0" w14:paraId="519CFF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DCA09"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2CAAB0" w14:textId="77777777" w:rsidR="000F56C0" w:rsidRDefault="000F56C0" w:rsidP="00C60298">
            <w:pPr>
              <w:pStyle w:val="NormalWeb"/>
            </w:pPr>
            <w:r>
              <w:t> </w:t>
            </w:r>
          </w:p>
        </w:tc>
      </w:tr>
    </w:tbl>
    <w:p w14:paraId="0F094C3E" w14:textId="77777777" w:rsidR="000F56C0" w:rsidRDefault="000F56C0" w:rsidP="00C60298">
      <w:pPr>
        <w:pStyle w:val="NormalWeb"/>
      </w:pPr>
      <w:r>
        <w:t>Semantics: as 5.9.2, minimized</w:t>
      </w:r>
    </w:p>
    <w:p w14:paraId="72BEA96E" w14:textId="77777777" w:rsidR="000F56C0" w:rsidRDefault="000F56C0" w:rsidP="00C60298">
      <w:pPr>
        <w:pStyle w:val="NormalWeb"/>
      </w:pPr>
      <w:r>
        <w:t>Analysis: Slight change to mapping. The minimized event does not indicate a routing, hence the mapping is changed to L; Acquire; Acquire</w:t>
      </w:r>
    </w:p>
    <w:p w14:paraId="1776E909" w14:textId="77777777" w:rsidR="000F56C0" w:rsidRDefault="000F56C0" w:rsidP="00C60298">
      <w:pPr>
        <w:pStyle w:val="NormalWeb"/>
      </w:pPr>
      <w:r>
        <w:t xml:space="preserve">Result: </w:t>
      </w:r>
      <w:hyperlink r:id="rId32" w:history="1">
        <w:r>
          <w:rPr>
            <w:rStyle w:val="Hyperlink"/>
          </w:rPr>
          <w:t>5.9.3 Alternative minimum BPM- Self Bag drop</w:t>
        </w:r>
      </w:hyperlink>
    </w:p>
    <w:p w14:paraId="47D6AC5A" w14:textId="77777777" w:rsidR="000F56C0" w:rsidRDefault="000F56C0" w:rsidP="00C60298">
      <w:pPr>
        <w:pStyle w:val="Heading4"/>
        <w:rPr>
          <w:rFonts w:eastAsia="Times New Roman"/>
        </w:rPr>
      </w:pPr>
      <w:r>
        <w:rPr>
          <w:rFonts w:eastAsia="Times New Roman"/>
        </w:rPr>
        <w:t>5.9.4 Security Screening - in</w:t>
      </w:r>
    </w:p>
    <w:p w14:paraId="119EC760" w14:textId="77777777" w:rsidR="000F56C0" w:rsidRDefault="000F56C0" w:rsidP="00C60298">
      <w:pPr>
        <w:pStyle w:val="NormalWeb"/>
      </w:pPr>
      <w:r>
        <w:t>Use case: deliver bag to screening process</w:t>
      </w:r>
    </w:p>
    <w:p w14:paraId="135356B7"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932"/>
        <w:gridCol w:w="210"/>
      </w:tblGrid>
      <w:tr w:rsidR="000F56C0" w14:paraId="7BB5F5A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325DBA"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2B210" w14:textId="77777777" w:rsidR="000F56C0" w:rsidRDefault="000F56C0" w:rsidP="00C60298">
            <w:pPr>
              <w:pStyle w:val="NormalWeb"/>
            </w:pPr>
            <w:r>
              <w:t> </w:t>
            </w:r>
          </w:p>
        </w:tc>
      </w:tr>
      <w:tr w:rsidR="000F56C0" w14:paraId="57A224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D68A7"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47AA7" w14:textId="77777777" w:rsidR="000F56C0" w:rsidRDefault="000F56C0" w:rsidP="00C60298">
            <w:pPr>
              <w:pStyle w:val="NormalWeb"/>
            </w:pPr>
            <w:r>
              <w:t> </w:t>
            </w:r>
          </w:p>
        </w:tc>
      </w:tr>
      <w:tr w:rsidR="000F56C0" w14:paraId="006B51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4DAFDD" w14:textId="77777777" w:rsidR="000F56C0" w:rsidRDefault="000F56C0" w:rsidP="00C60298">
            <w:pPr>
              <w:pStyle w:val="NormalWeb"/>
            </w:pPr>
            <w:r>
              <w:t>.J/S/FRAPORT/44/11APR/091942Z/S27H44//SE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605A0B" w14:textId="77777777" w:rsidR="000F56C0" w:rsidRDefault="000F56C0" w:rsidP="00C60298">
            <w:pPr>
              <w:pStyle w:val="NormalWeb"/>
            </w:pPr>
            <w:r>
              <w:t> </w:t>
            </w:r>
          </w:p>
        </w:tc>
      </w:tr>
      <w:tr w:rsidR="000F56C0" w14:paraId="4D09C11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F919E"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5236B6" w14:textId="77777777" w:rsidR="000F56C0" w:rsidRDefault="000F56C0" w:rsidP="00C60298">
            <w:pPr>
              <w:pStyle w:val="NormalWeb"/>
            </w:pPr>
            <w:r>
              <w:t> </w:t>
            </w:r>
          </w:p>
        </w:tc>
      </w:tr>
      <w:tr w:rsidR="000F56C0" w14:paraId="00B68E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07C5A"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F2DA2" w14:textId="77777777" w:rsidR="000F56C0" w:rsidRDefault="000F56C0" w:rsidP="00C60298">
            <w:pPr>
              <w:pStyle w:val="NormalWeb"/>
            </w:pPr>
            <w:r>
              <w:t> </w:t>
            </w:r>
          </w:p>
        </w:tc>
      </w:tr>
      <w:tr w:rsidR="000F56C0" w14:paraId="2076F8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F08A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4B011F" w14:textId="77777777" w:rsidR="000F56C0" w:rsidRDefault="000F56C0" w:rsidP="00C60298">
            <w:pPr>
              <w:pStyle w:val="NormalWeb"/>
            </w:pPr>
            <w:r>
              <w:t> </w:t>
            </w:r>
          </w:p>
        </w:tc>
      </w:tr>
      <w:tr w:rsidR="000F56C0" w14:paraId="5B28E5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AF1FA"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91BDBD" w14:textId="77777777" w:rsidR="000F56C0" w:rsidRDefault="000F56C0" w:rsidP="00C60298">
            <w:pPr>
              <w:pStyle w:val="NormalWeb"/>
            </w:pPr>
            <w:r>
              <w:t> </w:t>
            </w:r>
          </w:p>
        </w:tc>
      </w:tr>
    </w:tbl>
    <w:p w14:paraId="4AEC2624" w14:textId="77777777" w:rsidR="000F56C0" w:rsidRDefault="000F56C0" w:rsidP="00C60298">
      <w:pPr>
        <w:pStyle w:val="NormalWeb"/>
      </w:pPr>
      <w:r>
        <w:t>Semantics: deliver to Security screening process, or acquire at Security Screening. Potential change of control (party specialized in screening), but no change in custody</w:t>
      </w:r>
    </w:p>
    <w:p w14:paraId="60802185" w14:textId="77777777" w:rsidR="000F56C0" w:rsidRDefault="000F56C0" w:rsidP="00C60298">
      <w:pPr>
        <w:pStyle w:val="NormalWeb"/>
      </w:pPr>
      <w:r>
        <w:t>Analysis: In 1745 the message may imply a delivery to screening, or an acquisition by screening party. One needs detailed knowledge of parties to make proper discrimination.</w:t>
      </w:r>
    </w:p>
    <w:p w14:paraId="2E92E17B" w14:textId="77777777" w:rsidR="000F56C0" w:rsidRDefault="000F56C0" w:rsidP="00C60298">
      <w:pPr>
        <w:pStyle w:val="NormalWeb"/>
      </w:pPr>
      <w:r>
        <w:t>Delivery would be marked as process (</w:t>
      </w:r>
      <w:proofErr w:type="spellStart"/>
      <w:r>
        <w:t>L;Acquire;Deliver</w:t>
      </w:r>
      <w:proofErr w:type="spellEnd"/>
      <w:r>
        <w:t>), acquisition would be marked up as (</w:t>
      </w:r>
      <w:proofErr w:type="spellStart"/>
      <w:r>
        <w:t>L;Screen;Acquire</w:t>
      </w:r>
      <w:proofErr w:type="spellEnd"/>
      <w:r>
        <w:t xml:space="preserve">). </w:t>
      </w:r>
      <w:r>
        <w:rPr>
          <w:rStyle w:val="inline-comment-marker"/>
        </w:rPr>
        <w:t>For mapping we have chosen latter interpretation as it more closely matches use case title</w:t>
      </w:r>
      <w:r>
        <w:t>.</w:t>
      </w:r>
    </w:p>
    <w:p w14:paraId="53E0F051" w14:textId="77777777" w:rsidR="000F56C0" w:rsidRDefault="000F56C0" w:rsidP="00C60298">
      <w:pPr>
        <w:pStyle w:val="NormalWeb"/>
      </w:pPr>
      <w:r>
        <w:t xml:space="preserve">Result: </w:t>
      </w:r>
      <w:hyperlink r:id="rId33" w:history="1">
        <w:r>
          <w:rPr>
            <w:rStyle w:val="Hyperlink"/>
          </w:rPr>
          <w:t>5.9.4Security Screening - in</w:t>
        </w:r>
      </w:hyperlink>
    </w:p>
    <w:p w14:paraId="77703BF3" w14:textId="77777777" w:rsidR="000F56C0" w:rsidRDefault="000F56C0" w:rsidP="00C60298">
      <w:pPr>
        <w:pStyle w:val="Heading4"/>
        <w:rPr>
          <w:rFonts w:eastAsia="Times New Roman"/>
        </w:rPr>
      </w:pPr>
      <w:r>
        <w:rPr>
          <w:rFonts w:eastAsia="Times New Roman"/>
        </w:rPr>
        <w:t>5.9.5 Security Screening - out</w:t>
      </w:r>
    </w:p>
    <w:p w14:paraId="27B8C207" w14:textId="77777777" w:rsidR="000F56C0" w:rsidRDefault="000F56C0" w:rsidP="00C60298">
      <w:pPr>
        <w:pStyle w:val="NormalWeb"/>
      </w:pPr>
      <w:r>
        <w:t>Use case: deliver bag from security screening</w:t>
      </w:r>
    </w:p>
    <w:p w14:paraId="75F85DFB"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932"/>
        <w:gridCol w:w="210"/>
      </w:tblGrid>
      <w:tr w:rsidR="000F56C0" w14:paraId="4E9566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A656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15777" w14:textId="77777777" w:rsidR="000F56C0" w:rsidRDefault="000F56C0" w:rsidP="00C60298">
            <w:pPr>
              <w:pStyle w:val="NormalWeb"/>
            </w:pPr>
            <w:r>
              <w:t> </w:t>
            </w:r>
          </w:p>
        </w:tc>
      </w:tr>
      <w:tr w:rsidR="000F56C0" w14:paraId="54F7BB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454AE"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816B21" w14:textId="77777777" w:rsidR="000F56C0" w:rsidRDefault="000F56C0" w:rsidP="00C60298">
            <w:pPr>
              <w:pStyle w:val="NormalWeb"/>
            </w:pPr>
            <w:r>
              <w:t> </w:t>
            </w:r>
          </w:p>
        </w:tc>
      </w:tr>
      <w:tr w:rsidR="000F56C0" w14:paraId="1BFB5F2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53BB8" w14:textId="77777777" w:rsidR="000F56C0" w:rsidRDefault="000F56C0" w:rsidP="00C60298">
            <w:pPr>
              <w:pStyle w:val="NormalWeb"/>
            </w:pPr>
            <w:r>
              <w:t>.J/S/FRAPORT/44/11APR/091942Z/S27H44//SE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30D8D5" w14:textId="77777777" w:rsidR="000F56C0" w:rsidRDefault="000F56C0" w:rsidP="00C60298">
            <w:pPr>
              <w:pStyle w:val="NormalWeb"/>
            </w:pPr>
            <w:r>
              <w:t> </w:t>
            </w:r>
          </w:p>
        </w:tc>
      </w:tr>
      <w:tr w:rsidR="000F56C0" w14:paraId="151B198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E846F"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AB5650" w14:textId="77777777" w:rsidR="000F56C0" w:rsidRDefault="000F56C0" w:rsidP="00C60298">
            <w:pPr>
              <w:pStyle w:val="NormalWeb"/>
            </w:pPr>
            <w:r>
              <w:t> </w:t>
            </w:r>
          </w:p>
        </w:tc>
      </w:tr>
      <w:tr w:rsidR="000F56C0" w14:paraId="42E988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AFEB92"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D2678" w14:textId="77777777" w:rsidR="000F56C0" w:rsidRDefault="000F56C0" w:rsidP="00C60298">
            <w:pPr>
              <w:pStyle w:val="NormalWeb"/>
            </w:pPr>
            <w:r>
              <w:t> </w:t>
            </w:r>
          </w:p>
        </w:tc>
      </w:tr>
      <w:tr w:rsidR="000F56C0" w14:paraId="7B7D4C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D792B" w14:textId="77777777" w:rsidR="000F56C0" w:rsidRDefault="000F56C0" w:rsidP="00C60298">
            <w:pPr>
              <w:pStyle w:val="NormalWeb"/>
            </w:pPr>
            <w:r>
              <w:t>.R/ACT/SC/B//3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E2710" w14:textId="77777777" w:rsidR="000F56C0" w:rsidRDefault="000F56C0" w:rsidP="00C60298">
            <w:pPr>
              <w:pStyle w:val="NormalWeb"/>
            </w:pPr>
            <w:r>
              <w:t> </w:t>
            </w:r>
          </w:p>
        </w:tc>
      </w:tr>
      <w:tr w:rsidR="000F56C0" w14:paraId="422EF6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E80E97"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847951" w14:textId="77777777" w:rsidR="000F56C0" w:rsidRDefault="000F56C0" w:rsidP="00C60298">
            <w:pPr>
              <w:pStyle w:val="NormalWeb"/>
            </w:pPr>
            <w:r>
              <w:t> </w:t>
            </w:r>
          </w:p>
        </w:tc>
      </w:tr>
    </w:tbl>
    <w:p w14:paraId="1EBA84BF" w14:textId="77777777" w:rsidR="000F56C0" w:rsidRDefault="000F56C0" w:rsidP="00C60298">
      <w:pPr>
        <w:pStyle w:val="NormalWeb"/>
      </w:pPr>
      <w:r>
        <w:t>Semantics: bag is reported as ready from screening, although screening result is absent</w:t>
      </w:r>
    </w:p>
    <w:p w14:paraId="74835FD0" w14:textId="77777777" w:rsidR="000F56C0" w:rsidRDefault="000F56C0" w:rsidP="00C60298">
      <w:pPr>
        <w:pStyle w:val="NormalWeb"/>
      </w:pPr>
      <w:r>
        <w:t xml:space="preserve">Analysis: potential change of control, but no custody change. Delivery from screening, so process: </w:t>
      </w:r>
      <w:proofErr w:type="spellStart"/>
      <w:r>
        <w:t>L;Screen;Delivery</w:t>
      </w:r>
      <w:proofErr w:type="spellEnd"/>
    </w:p>
    <w:p w14:paraId="6EFF92E4" w14:textId="77777777" w:rsidR="000F56C0" w:rsidRDefault="000F56C0" w:rsidP="00C60298">
      <w:pPr>
        <w:pStyle w:val="NormalWeb"/>
      </w:pPr>
      <w:r>
        <w:t xml:space="preserve">Result: </w:t>
      </w:r>
      <w:hyperlink r:id="rId34" w:history="1">
        <w:r>
          <w:rPr>
            <w:rStyle w:val="Hyperlink"/>
          </w:rPr>
          <w:t>5.9.5 Security Screening - out</w:t>
        </w:r>
      </w:hyperlink>
    </w:p>
    <w:p w14:paraId="5DB3170F" w14:textId="77777777" w:rsidR="000F56C0" w:rsidRDefault="000F56C0" w:rsidP="00C60298">
      <w:pPr>
        <w:pStyle w:val="Heading4"/>
        <w:rPr>
          <w:rFonts w:eastAsia="Times New Roman"/>
        </w:rPr>
      </w:pPr>
      <w:r>
        <w:rPr>
          <w:rFonts w:eastAsia="Times New Roman"/>
        </w:rPr>
        <w:t>5.9.6 Sortation Scan (Minimum)</w:t>
      </w:r>
    </w:p>
    <w:p w14:paraId="3A887962" w14:textId="77777777" w:rsidR="000F56C0" w:rsidRDefault="000F56C0" w:rsidP="00C60298">
      <w:pPr>
        <w:pStyle w:val="NormalWeb"/>
      </w:pPr>
      <w:r>
        <w:t>Use case: minimum report on the bag, tracked in system</w:t>
      </w:r>
    </w:p>
    <w:p w14:paraId="20A583C3"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51"/>
        <w:gridCol w:w="210"/>
      </w:tblGrid>
      <w:tr w:rsidR="000F56C0" w14:paraId="317E3A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BC9D8B"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49ED5" w14:textId="77777777" w:rsidR="000F56C0" w:rsidRDefault="000F56C0" w:rsidP="00C60298">
            <w:pPr>
              <w:pStyle w:val="NormalWeb"/>
            </w:pPr>
            <w:r>
              <w:t> </w:t>
            </w:r>
          </w:p>
        </w:tc>
      </w:tr>
      <w:tr w:rsidR="000F56C0" w14:paraId="322E7C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8BBB26"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978DF9" w14:textId="77777777" w:rsidR="000F56C0" w:rsidRDefault="000F56C0" w:rsidP="00C60298">
            <w:pPr>
              <w:pStyle w:val="NormalWeb"/>
            </w:pPr>
            <w:r>
              <w:t> </w:t>
            </w:r>
          </w:p>
        </w:tc>
      </w:tr>
      <w:tr w:rsidR="000F56C0" w14:paraId="4090DF9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16137" w14:textId="77777777" w:rsidR="000F56C0" w:rsidRDefault="000F56C0" w:rsidP="00C60298">
            <w:pPr>
              <w:pStyle w:val="NormalWeb"/>
            </w:pPr>
            <w:r>
              <w:t>.J/S///11APR/092319Z///SY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B5D22" w14:textId="77777777" w:rsidR="000F56C0" w:rsidRDefault="000F56C0" w:rsidP="00C60298">
            <w:pPr>
              <w:pStyle w:val="NormalWeb"/>
            </w:pPr>
            <w:r>
              <w:t> </w:t>
            </w:r>
          </w:p>
        </w:tc>
      </w:tr>
      <w:tr w:rsidR="000F56C0" w14:paraId="71C8D7F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F19B3"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E99A14" w14:textId="77777777" w:rsidR="000F56C0" w:rsidRDefault="000F56C0" w:rsidP="00C60298">
            <w:pPr>
              <w:pStyle w:val="NormalWeb"/>
            </w:pPr>
            <w:r>
              <w:t> </w:t>
            </w:r>
          </w:p>
        </w:tc>
      </w:tr>
      <w:tr w:rsidR="000F56C0" w14:paraId="5052ED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3063D"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3196C" w14:textId="77777777" w:rsidR="000F56C0" w:rsidRDefault="000F56C0" w:rsidP="00C60298">
            <w:pPr>
              <w:pStyle w:val="NormalWeb"/>
            </w:pPr>
            <w:r>
              <w:t> </w:t>
            </w:r>
          </w:p>
        </w:tc>
      </w:tr>
      <w:tr w:rsidR="000F56C0" w14:paraId="35AE973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783FE" w14:textId="77777777" w:rsidR="000F56C0" w:rsidRDefault="000F56C0" w:rsidP="00C60298">
            <w:pPr>
              <w:pStyle w:val="NormalWeb"/>
            </w:pPr>
            <w:r>
              <w:t>.R/ACT/TR/B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0F6551" w14:textId="77777777" w:rsidR="000F56C0" w:rsidRDefault="000F56C0" w:rsidP="00C60298">
            <w:pPr>
              <w:pStyle w:val="NormalWeb"/>
            </w:pPr>
            <w:r>
              <w:t> </w:t>
            </w:r>
          </w:p>
        </w:tc>
      </w:tr>
      <w:tr w:rsidR="000F56C0" w14:paraId="34F7447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AE03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82DF1" w14:textId="77777777" w:rsidR="000F56C0" w:rsidRDefault="000F56C0" w:rsidP="00C60298">
            <w:pPr>
              <w:pStyle w:val="NormalWeb"/>
            </w:pPr>
            <w:r>
              <w:t> </w:t>
            </w:r>
          </w:p>
        </w:tc>
      </w:tr>
    </w:tbl>
    <w:p w14:paraId="0D0AD291" w14:textId="77777777" w:rsidR="000F56C0" w:rsidRDefault="000F56C0" w:rsidP="00C60298">
      <w:pPr>
        <w:pStyle w:val="NormalWeb"/>
      </w:pPr>
      <w:r>
        <w:t>Semantics: minimal report on tracking bag in system</w:t>
      </w:r>
    </w:p>
    <w:p w14:paraId="733CBAC5" w14:textId="77777777" w:rsidR="000F56C0" w:rsidRDefault="000F56C0" w:rsidP="00C60298">
      <w:pPr>
        <w:pStyle w:val="NormalWeb"/>
      </w:pPr>
      <w:r>
        <w:t>Analysis: the bag is reported as tracked at an internal point in Baggage Handling System. That is poor semantics. Process code is L, undefined, Track (undefined can be any baggage journey step that parties agree to handle in scope of system)</w:t>
      </w:r>
    </w:p>
    <w:p w14:paraId="7BD61D4F" w14:textId="77777777" w:rsidR="000F56C0" w:rsidRDefault="000F56C0" w:rsidP="00C60298">
      <w:pPr>
        <w:pStyle w:val="NormalWeb"/>
      </w:pPr>
      <w:r>
        <w:t xml:space="preserve">Result: </w:t>
      </w:r>
      <w:hyperlink r:id="rId35" w:history="1">
        <w:r>
          <w:rPr>
            <w:rStyle w:val="Hyperlink"/>
          </w:rPr>
          <w:t>5.9.6 Sortation Scan (Minimum)</w:t>
        </w:r>
      </w:hyperlink>
    </w:p>
    <w:p w14:paraId="602F68BE" w14:textId="77777777" w:rsidR="000F56C0" w:rsidRDefault="000F56C0" w:rsidP="00C60298">
      <w:pPr>
        <w:pStyle w:val="Heading4"/>
        <w:rPr>
          <w:rFonts w:eastAsia="Times New Roman"/>
        </w:rPr>
      </w:pPr>
      <w:r>
        <w:rPr>
          <w:rFonts w:eastAsia="Times New Roman"/>
        </w:rPr>
        <w:t>5.9.7 Exit Sortation Scan</w:t>
      </w:r>
    </w:p>
    <w:p w14:paraId="15D22368" w14:textId="77777777" w:rsidR="000F56C0" w:rsidRDefault="000F56C0" w:rsidP="00C60298">
      <w:pPr>
        <w:pStyle w:val="NormalWeb"/>
      </w:pPr>
      <w:r>
        <w:t>Use case: bag is routed to make-up area segregated for packing</w:t>
      </w:r>
    </w:p>
    <w:p w14:paraId="39A51337"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572"/>
        <w:gridCol w:w="210"/>
      </w:tblGrid>
      <w:tr w:rsidR="000F56C0" w14:paraId="6F6B103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EF4EF"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672108" w14:textId="77777777" w:rsidR="000F56C0" w:rsidRDefault="000F56C0" w:rsidP="00C60298">
            <w:pPr>
              <w:pStyle w:val="NormalWeb"/>
            </w:pPr>
            <w:r>
              <w:t> </w:t>
            </w:r>
          </w:p>
        </w:tc>
      </w:tr>
      <w:tr w:rsidR="000F56C0" w14:paraId="3AF195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8EAEF"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9C96F" w14:textId="77777777" w:rsidR="000F56C0" w:rsidRDefault="000F56C0" w:rsidP="00C60298">
            <w:pPr>
              <w:pStyle w:val="NormalWeb"/>
            </w:pPr>
            <w:r>
              <w:t> </w:t>
            </w:r>
          </w:p>
        </w:tc>
      </w:tr>
      <w:tr w:rsidR="000F56C0" w14:paraId="25B2096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E563C" w14:textId="77777777" w:rsidR="000F56C0" w:rsidRDefault="000F56C0" w:rsidP="00C60298">
            <w:pPr>
              <w:pStyle w:val="NormalWeb"/>
            </w:pPr>
            <w:r>
              <w:t>.J/S/FRAPORT//11APR/092951Z/UPCHT17/T1ACHT17/SY/MU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F22AC" w14:textId="77777777" w:rsidR="000F56C0" w:rsidRDefault="000F56C0" w:rsidP="00C60298">
            <w:pPr>
              <w:pStyle w:val="NormalWeb"/>
            </w:pPr>
            <w:r>
              <w:t> </w:t>
            </w:r>
          </w:p>
        </w:tc>
      </w:tr>
      <w:tr w:rsidR="000F56C0" w14:paraId="6B8BEFF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1ED9D5"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78311" w14:textId="77777777" w:rsidR="000F56C0" w:rsidRDefault="000F56C0" w:rsidP="00C60298">
            <w:pPr>
              <w:pStyle w:val="NormalWeb"/>
            </w:pPr>
            <w:r>
              <w:t> </w:t>
            </w:r>
          </w:p>
        </w:tc>
      </w:tr>
      <w:tr w:rsidR="000F56C0" w14:paraId="4A01C9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22AA0"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A300B" w14:textId="77777777" w:rsidR="000F56C0" w:rsidRDefault="000F56C0" w:rsidP="00C60298">
            <w:pPr>
              <w:pStyle w:val="NormalWeb"/>
            </w:pPr>
            <w:r>
              <w:t> </w:t>
            </w:r>
          </w:p>
        </w:tc>
      </w:tr>
      <w:tr w:rsidR="000F56C0" w14:paraId="6857B2F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9AF8A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4111E0" w14:textId="77777777" w:rsidR="000F56C0" w:rsidRDefault="000F56C0" w:rsidP="00C60298">
            <w:pPr>
              <w:pStyle w:val="NormalWeb"/>
            </w:pPr>
            <w:r>
              <w:t> </w:t>
            </w:r>
          </w:p>
        </w:tc>
      </w:tr>
      <w:tr w:rsidR="000F56C0" w14:paraId="718F05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79797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365606" w14:textId="77777777" w:rsidR="000F56C0" w:rsidRDefault="000F56C0" w:rsidP="00C60298">
            <w:pPr>
              <w:pStyle w:val="NormalWeb"/>
            </w:pPr>
            <w:r>
              <w:t> </w:t>
            </w:r>
          </w:p>
        </w:tc>
      </w:tr>
    </w:tbl>
    <w:p w14:paraId="16C20B56" w14:textId="77777777" w:rsidR="000F56C0" w:rsidRDefault="000F56C0" w:rsidP="00C60298">
      <w:pPr>
        <w:pStyle w:val="NormalWeb"/>
      </w:pPr>
      <w:r>
        <w:t>Semantics: Bag is routed to make up and assumed to be sorted to proper flight per segregation criteria. Often make up is different handler. A change in control (by agency), no change of custody (by airline)</w:t>
      </w:r>
    </w:p>
    <w:p w14:paraId="2D399186" w14:textId="77777777" w:rsidR="000F56C0" w:rsidRDefault="000F56C0" w:rsidP="00C60298">
      <w:pPr>
        <w:pStyle w:val="NormalWeb"/>
      </w:pPr>
      <w:r>
        <w:t xml:space="preserve">Analysis: Per semantics the process is labelled as </w:t>
      </w:r>
      <w:proofErr w:type="spellStart"/>
      <w:r>
        <w:rPr>
          <w:rStyle w:val="inline-comment-marker"/>
        </w:rPr>
        <w:t>L;Package;Route</w:t>
      </w:r>
      <w:proofErr w:type="spellEnd"/>
      <w:r>
        <w:t>. Note as per earlier comment .R is augmented data, not internal airline data</w:t>
      </w:r>
    </w:p>
    <w:p w14:paraId="14908CC3" w14:textId="77777777" w:rsidR="000F56C0" w:rsidRDefault="000F56C0" w:rsidP="00C60298">
      <w:pPr>
        <w:pStyle w:val="NormalWeb"/>
      </w:pPr>
      <w:r>
        <w:t xml:space="preserve">Result: </w:t>
      </w:r>
      <w:hyperlink r:id="rId36" w:history="1">
        <w:r>
          <w:rPr>
            <w:rStyle w:val="Hyperlink"/>
          </w:rPr>
          <w:t>5.9.7 Exit Sortation Scan</w:t>
        </w:r>
      </w:hyperlink>
    </w:p>
    <w:p w14:paraId="0874C878" w14:textId="77777777" w:rsidR="000F56C0" w:rsidRDefault="000F56C0" w:rsidP="00C60298">
      <w:pPr>
        <w:pStyle w:val="Heading4"/>
        <w:rPr>
          <w:rFonts w:eastAsia="Times New Roman"/>
        </w:rPr>
      </w:pPr>
      <w:r>
        <w:rPr>
          <w:rFonts w:eastAsia="Times New Roman"/>
        </w:rPr>
        <w:t>5.9.8 Loading: Reconciliation Scan onto cart</w:t>
      </w:r>
    </w:p>
    <w:p w14:paraId="033B5CD8" w14:textId="77777777" w:rsidR="000F56C0" w:rsidRDefault="000F56C0" w:rsidP="00C60298">
      <w:pPr>
        <w:pStyle w:val="NormalWeb"/>
      </w:pPr>
      <w:r>
        <w:t>Use case: bag is packed into cart, reporting loading sequence plus echo of applicable segment security controls</w:t>
      </w:r>
    </w:p>
    <w:p w14:paraId="17657541"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597"/>
        <w:gridCol w:w="3413"/>
      </w:tblGrid>
      <w:tr w:rsidR="000F56C0" w14:paraId="40E1E2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500D97"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263591" w14:textId="77777777" w:rsidR="000F56C0" w:rsidRDefault="000F56C0" w:rsidP="00C60298">
            <w:pPr>
              <w:pStyle w:val="NormalWeb"/>
            </w:pPr>
            <w:r>
              <w:t> </w:t>
            </w:r>
          </w:p>
        </w:tc>
      </w:tr>
      <w:tr w:rsidR="000F56C0" w14:paraId="5F46293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ABE4E6"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792325" w14:textId="77777777" w:rsidR="000F56C0" w:rsidRDefault="000F56C0" w:rsidP="00C60298">
            <w:pPr>
              <w:pStyle w:val="NormalWeb"/>
            </w:pPr>
            <w:r>
              <w:t> </w:t>
            </w:r>
          </w:p>
        </w:tc>
      </w:tr>
      <w:tr w:rsidR="000F56C0" w14:paraId="628E3C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A91175" w14:textId="77777777" w:rsidR="000F56C0" w:rsidRDefault="000F56C0" w:rsidP="00C60298">
            <w:pPr>
              <w:pStyle w:val="NormalWeb"/>
            </w:pPr>
            <w:r>
              <w:t>.J/R/GHA/HHT123/11APR/093020Z/BAGHALL1//MU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0F787D" w14:textId="77777777" w:rsidR="000F56C0" w:rsidRDefault="000F56C0" w:rsidP="00C60298">
            <w:pPr>
              <w:pStyle w:val="NormalWeb"/>
            </w:pPr>
            <w:r>
              <w:t> </w:t>
            </w:r>
          </w:p>
        </w:tc>
      </w:tr>
      <w:tr w:rsidR="000F56C0" w14:paraId="1D5A8F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3E865"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171A58" w14:textId="77777777" w:rsidR="000F56C0" w:rsidRDefault="000F56C0" w:rsidP="00C60298">
            <w:pPr>
              <w:pStyle w:val="NormalWeb"/>
            </w:pPr>
            <w:r>
              <w:t> </w:t>
            </w:r>
          </w:p>
        </w:tc>
      </w:tr>
      <w:tr w:rsidR="000F56C0" w14:paraId="3B72BEE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EE34A" w14:textId="77777777" w:rsidR="000F56C0" w:rsidRDefault="000F56C0" w:rsidP="00C60298">
            <w:pPr>
              <w:pStyle w:val="NormalWeb"/>
            </w:pPr>
            <w:r>
              <w:t>.U/TRY4515VI//T/Y/JFK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724FF9" w14:textId="77777777" w:rsidR="000F56C0" w:rsidRDefault="000F56C0" w:rsidP="00C60298">
            <w:pPr>
              <w:pStyle w:val="NormalWeb"/>
            </w:pPr>
            <w:r>
              <w:t>modified from original to comply with data dictionary 1745</w:t>
            </w:r>
          </w:p>
        </w:tc>
      </w:tr>
      <w:tr w:rsidR="000F56C0" w14:paraId="76EBBBC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1172CA" w14:textId="77777777" w:rsidR="000F56C0" w:rsidRDefault="000F56C0" w:rsidP="00C60298">
            <w:pPr>
              <w:pStyle w:val="NormalWeb"/>
            </w:pPr>
            <w: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6D79F1" w14:textId="77777777" w:rsidR="000F56C0" w:rsidRDefault="000F56C0" w:rsidP="00C60298">
            <w:pPr>
              <w:pStyle w:val="NormalWeb"/>
            </w:pPr>
            <w:r>
              <w:t> </w:t>
            </w:r>
          </w:p>
        </w:tc>
      </w:tr>
      <w:tr w:rsidR="000F56C0" w14:paraId="236E85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8EFDEF"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0886D" w14:textId="77777777" w:rsidR="000F56C0" w:rsidRDefault="000F56C0" w:rsidP="00C60298">
            <w:pPr>
              <w:pStyle w:val="NormalWeb"/>
            </w:pPr>
            <w:r>
              <w:t> </w:t>
            </w:r>
          </w:p>
        </w:tc>
      </w:tr>
      <w:tr w:rsidR="000F56C0" w14:paraId="77E811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0F3C0" w14:textId="77777777" w:rsidR="000F56C0" w:rsidRDefault="000F56C0" w:rsidP="00C60298">
            <w:pPr>
              <w:pStyle w:val="NormalWeb"/>
            </w:pPr>
            <w:r>
              <w:t>.S/Y/13A/C/099/099//N/A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63EF81" w14:textId="77777777" w:rsidR="000F56C0" w:rsidRDefault="000F56C0" w:rsidP="00C60298">
            <w:pPr>
              <w:pStyle w:val="NormalWeb"/>
            </w:pPr>
            <w:r>
              <w:t> </w:t>
            </w:r>
          </w:p>
        </w:tc>
      </w:tr>
      <w:tr w:rsidR="000F56C0" w14:paraId="6DCE6D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E64D6C" w14:textId="77777777" w:rsidR="000F56C0" w:rsidRDefault="000F56C0" w:rsidP="00C60298">
            <w:pPr>
              <w:pStyle w:val="NormalWeb"/>
            </w:pPr>
            <w:r>
              <w:t>.P/ENGER/PASSMR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4FCAE" w14:textId="77777777" w:rsidR="000F56C0" w:rsidRDefault="000F56C0" w:rsidP="00C60298">
            <w:pPr>
              <w:pStyle w:val="NormalWeb"/>
            </w:pPr>
            <w:r>
              <w:t> </w:t>
            </w:r>
          </w:p>
        </w:tc>
      </w:tr>
      <w:tr w:rsidR="000F56C0" w14:paraId="4016F2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5A6CAB" w14:textId="77777777" w:rsidR="000F56C0" w:rsidRDefault="000F56C0" w:rsidP="00C60298">
            <w:pPr>
              <w:pStyle w:val="NormalWeb"/>
            </w:pPr>
            <w:r>
              <w:t>.R/ACT/LD/B/S/1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078F72" w14:textId="77777777" w:rsidR="000F56C0" w:rsidRDefault="000F56C0" w:rsidP="00C60298">
            <w:pPr>
              <w:pStyle w:val="NormalWeb"/>
            </w:pPr>
            <w:r>
              <w:t> </w:t>
            </w:r>
          </w:p>
        </w:tc>
      </w:tr>
      <w:tr w:rsidR="000F56C0" w14:paraId="4AA56A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26D39"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4F12F" w14:textId="77777777" w:rsidR="000F56C0" w:rsidRDefault="000F56C0" w:rsidP="00C60298">
            <w:pPr>
              <w:pStyle w:val="NormalWeb"/>
            </w:pPr>
            <w:r>
              <w:t> </w:t>
            </w:r>
          </w:p>
        </w:tc>
      </w:tr>
    </w:tbl>
    <w:p w14:paraId="4701BBD6" w14:textId="77777777" w:rsidR="000F56C0" w:rsidRDefault="000F56C0" w:rsidP="00C60298">
      <w:pPr>
        <w:pStyle w:val="NormalWeb"/>
      </w:pPr>
      <w:r>
        <w:t>Semantics: see use case</w:t>
      </w:r>
    </w:p>
    <w:p w14:paraId="288FDDE1" w14:textId="77777777" w:rsidR="000F56C0" w:rsidRDefault="000F56C0" w:rsidP="00C60298">
      <w:pPr>
        <w:pStyle w:val="NormalWeb"/>
      </w:pPr>
      <w:r>
        <w:t xml:space="preserve">Analysis: distinction between cart or ULD is based on interpretation of device code (not a valid ULD id), process is </w:t>
      </w:r>
      <w:proofErr w:type="spellStart"/>
      <w:r>
        <w:t>labeled</w:t>
      </w:r>
      <w:proofErr w:type="spellEnd"/>
      <w:r>
        <w:t xml:space="preserve"> as </w:t>
      </w:r>
      <w:proofErr w:type="spellStart"/>
      <w:r>
        <w:t>L;Package;Pack</w:t>
      </w:r>
      <w:proofErr w:type="spellEnd"/>
      <w:r>
        <w:t>. Note absence of role in owner element. Role is lacking as there is nothing to substantiate it from (e.g. a PNR locator)</w:t>
      </w:r>
    </w:p>
    <w:p w14:paraId="323FD21D" w14:textId="77777777" w:rsidR="000F56C0" w:rsidRDefault="000F56C0" w:rsidP="00C60298">
      <w:pPr>
        <w:pStyle w:val="NormalWeb"/>
      </w:pPr>
      <w:r>
        <w:t xml:space="preserve">Result: </w:t>
      </w:r>
      <w:hyperlink r:id="rId37" w:history="1">
        <w:r>
          <w:rPr>
            <w:rStyle w:val="inline-comment-marker"/>
            <w:color w:val="0000FF"/>
            <w:u w:val="single"/>
          </w:rPr>
          <w:t>5.9.8 Loading- Reconciliation Scan onto cart</w:t>
        </w:r>
      </w:hyperlink>
    </w:p>
    <w:p w14:paraId="556C600D" w14:textId="77777777" w:rsidR="000F56C0" w:rsidRDefault="000F56C0" w:rsidP="00C60298">
      <w:pPr>
        <w:pStyle w:val="Heading4"/>
        <w:rPr>
          <w:rFonts w:eastAsia="Times New Roman"/>
        </w:rPr>
      </w:pPr>
      <w:r>
        <w:rPr>
          <w:rFonts w:eastAsia="Times New Roman"/>
        </w:rPr>
        <w:t>5.9.10 Transport Container, sent at beginning of transport</w:t>
      </w:r>
    </w:p>
    <w:p w14:paraId="39ADB16F" w14:textId="77777777" w:rsidR="000F56C0" w:rsidRDefault="000F56C0" w:rsidP="00C60298">
      <w:pPr>
        <w:pStyle w:val="NormalWeb"/>
      </w:pPr>
      <w:r>
        <w:t>Use case: event for a container, routed at make-up area to ramp (aircraft)</w:t>
      </w:r>
    </w:p>
    <w:p w14:paraId="577CB994"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078"/>
        <w:gridCol w:w="210"/>
      </w:tblGrid>
      <w:tr w:rsidR="000F56C0" w14:paraId="2062CF3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83CD4"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27797" w14:textId="77777777" w:rsidR="000F56C0" w:rsidRDefault="000F56C0" w:rsidP="00C60298">
            <w:pPr>
              <w:pStyle w:val="NormalWeb"/>
            </w:pPr>
            <w:r>
              <w:t> </w:t>
            </w:r>
          </w:p>
        </w:tc>
      </w:tr>
      <w:tr w:rsidR="000F56C0" w14:paraId="146AAD3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5733D"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12AC5A" w14:textId="77777777" w:rsidR="000F56C0" w:rsidRDefault="000F56C0" w:rsidP="00C60298">
            <w:pPr>
              <w:pStyle w:val="NormalWeb"/>
            </w:pPr>
            <w:r>
              <w:t> </w:t>
            </w:r>
          </w:p>
        </w:tc>
      </w:tr>
      <w:tr w:rsidR="000F56C0" w14:paraId="39355B4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8423D8" w14:textId="77777777" w:rsidR="000F56C0" w:rsidRDefault="000F56C0" w:rsidP="00C60298">
            <w:pPr>
              <w:pStyle w:val="NormalWeb"/>
            </w:pPr>
            <w:r>
              <w:t>.J/G/GHA/HHT234/11APR/0945Z//V118/MU/RM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6001E3" w14:textId="77777777" w:rsidR="000F56C0" w:rsidRDefault="000F56C0" w:rsidP="00C60298">
            <w:pPr>
              <w:pStyle w:val="NormalWeb"/>
            </w:pPr>
            <w:r>
              <w:t> </w:t>
            </w:r>
          </w:p>
        </w:tc>
      </w:tr>
      <w:tr w:rsidR="000F56C0" w14:paraId="70ACEE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C59EF"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13122C" w14:textId="77777777" w:rsidR="000F56C0" w:rsidRDefault="000F56C0" w:rsidP="00C60298">
            <w:pPr>
              <w:pStyle w:val="NormalWeb"/>
            </w:pPr>
            <w:r>
              <w:t> </w:t>
            </w:r>
          </w:p>
        </w:tc>
      </w:tr>
      <w:tr w:rsidR="000F56C0" w14:paraId="56243A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45F658"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86C01" w14:textId="77777777" w:rsidR="000F56C0" w:rsidRDefault="000F56C0" w:rsidP="00C60298">
            <w:pPr>
              <w:pStyle w:val="NormalWeb"/>
            </w:pPr>
            <w:r>
              <w:t> </w:t>
            </w:r>
          </w:p>
        </w:tc>
      </w:tr>
      <w:tr w:rsidR="000F56C0" w14:paraId="1D84745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A0B47" w14:textId="77777777" w:rsidR="000F56C0" w:rsidRDefault="000F56C0" w:rsidP="00C60298">
            <w:pPr>
              <w:pStyle w:val="NormalWeb"/>
            </w:pPr>
            <w:r>
              <w:t>.R/ACT/GT/U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F8600" w14:textId="77777777" w:rsidR="000F56C0" w:rsidRDefault="000F56C0" w:rsidP="00C60298">
            <w:pPr>
              <w:pStyle w:val="NormalWeb"/>
            </w:pPr>
            <w:r>
              <w:t> </w:t>
            </w:r>
          </w:p>
        </w:tc>
      </w:tr>
      <w:tr w:rsidR="000F56C0" w14:paraId="249766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0B66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2641C" w14:textId="77777777" w:rsidR="000F56C0" w:rsidRDefault="000F56C0" w:rsidP="00C60298">
            <w:pPr>
              <w:pStyle w:val="NormalWeb"/>
            </w:pPr>
            <w:r>
              <w:t> </w:t>
            </w:r>
          </w:p>
        </w:tc>
      </w:tr>
    </w:tbl>
    <w:p w14:paraId="5F36DA28" w14:textId="77777777" w:rsidR="000F56C0" w:rsidRDefault="000F56C0" w:rsidP="00C60298">
      <w:pPr>
        <w:pStyle w:val="NormalWeb"/>
      </w:pPr>
      <w:r>
        <w:t>Semantics: see use case</w:t>
      </w:r>
    </w:p>
    <w:p w14:paraId="565C1143" w14:textId="77777777" w:rsidR="000F56C0" w:rsidRDefault="000F56C0" w:rsidP="00C60298">
      <w:pPr>
        <w:pStyle w:val="NormalWeb"/>
      </w:pPr>
      <w:r>
        <w:t xml:space="preserve">Analysis: device id in .U element is recognized as valid ULD id, so this is a container event. The process is </w:t>
      </w:r>
      <w:proofErr w:type="spellStart"/>
      <w:r>
        <w:t>labeled</w:t>
      </w:r>
      <w:proofErr w:type="spellEnd"/>
      <w:r>
        <w:t xml:space="preserve"> as L; Package; Route as the ULD is in make up area (where it is packed) and now sent away to ramp</w:t>
      </w:r>
    </w:p>
    <w:p w14:paraId="250F244A" w14:textId="77777777" w:rsidR="000F56C0" w:rsidRDefault="000F56C0" w:rsidP="00C60298">
      <w:pPr>
        <w:pStyle w:val="NormalWeb"/>
      </w:pPr>
      <w:r>
        <w:t xml:space="preserve">Result: </w:t>
      </w:r>
      <w:hyperlink r:id="rId38" w:history="1">
        <w:r>
          <w:rPr>
            <w:rStyle w:val="Hyperlink"/>
          </w:rPr>
          <w:t>5.9.10 Transport Container</w:t>
        </w:r>
      </w:hyperlink>
    </w:p>
    <w:p w14:paraId="50EFE267" w14:textId="77777777" w:rsidR="000F56C0" w:rsidRDefault="000F56C0" w:rsidP="00C60298">
      <w:pPr>
        <w:pStyle w:val="Heading4"/>
        <w:rPr>
          <w:rFonts w:eastAsia="Times New Roman"/>
        </w:rPr>
      </w:pPr>
      <w:r>
        <w:rPr>
          <w:rFonts w:eastAsia="Times New Roman"/>
        </w:rPr>
        <w:t>5.9.11 Transport Container (per loaded bag - GHA has bag visibility)</w:t>
      </w:r>
    </w:p>
    <w:p w14:paraId="1DCD7A1D" w14:textId="77777777" w:rsidR="000F56C0" w:rsidRDefault="000F56C0" w:rsidP="00C60298">
      <w:pPr>
        <w:pStyle w:val="NormalWeb"/>
      </w:pPr>
      <w:r>
        <w:t>Use case: Artificial event over bag created from knowledge that container is routed (observed event) and bag is in container</w:t>
      </w:r>
    </w:p>
    <w:p w14:paraId="6ED26534" w14:textId="77777777" w:rsidR="000F56C0" w:rsidRDefault="000F56C0" w:rsidP="00C60298">
      <w:pPr>
        <w:pStyle w:val="NormalWeb"/>
      </w:pPr>
      <w:r>
        <w:t>Redaction: modified Augmented Data from U (unit) to B(bag)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91"/>
        <w:gridCol w:w="210"/>
      </w:tblGrid>
      <w:tr w:rsidR="000F56C0" w14:paraId="36D83CD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15E5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0D49E2" w14:textId="77777777" w:rsidR="000F56C0" w:rsidRDefault="000F56C0" w:rsidP="00C60298">
            <w:pPr>
              <w:pStyle w:val="NormalWeb"/>
            </w:pPr>
            <w:r>
              <w:t> </w:t>
            </w:r>
          </w:p>
        </w:tc>
      </w:tr>
      <w:tr w:rsidR="000F56C0" w14:paraId="5B5964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3DB5B"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22E935" w14:textId="77777777" w:rsidR="000F56C0" w:rsidRDefault="000F56C0" w:rsidP="00C60298">
            <w:pPr>
              <w:pStyle w:val="NormalWeb"/>
            </w:pPr>
            <w:r>
              <w:t> </w:t>
            </w:r>
          </w:p>
        </w:tc>
      </w:tr>
      <w:tr w:rsidR="000F56C0" w14:paraId="72950B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22F16" w14:textId="77777777" w:rsidR="000F56C0" w:rsidRDefault="000F56C0" w:rsidP="00C60298">
            <w:pPr>
              <w:pStyle w:val="NormalWeb"/>
            </w:pPr>
            <w:r>
              <w:t>.J/G/FRAPORT//11APR/094517Z///MU/RM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B51936" w14:textId="77777777" w:rsidR="000F56C0" w:rsidRDefault="000F56C0" w:rsidP="00C60298">
            <w:pPr>
              <w:pStyle w:val="NormalWeb"/>
            </w:pPr>
            <w:r>
              <w:t> </w:t>
            </w:r>
          </w:p>
        </w:tc>
      </w:tr>
      <w:tr w:rsidR="000F56C0" w14:paraId="322541B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EBDF40"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08A45" w14:textId="77777777" w:rsidR="000F56C0" w:rsidRDefault="000F56C0" w:rsidP="00C60298">
            <w:pPr>
              <w:pStyle w:val="NormalWeb"/>
            </w:pPr>
            <w:r>
              <w:t> </w:t>
            </w:r>
          </w:p>
        </w:tc>
      </w:tr>
      <w:tr w:rsidR="000F56C0" w14:paraId="3BA15BB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581D91"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33413" w14:textId="77777777" w:rsidR="000F56C0" w:rsidRDefault="000F56C0" w:rsidP="00C60298">
            <w:pPr>
              <w:pStyle w:val="NormalWeb"/>
            </w:pPr>
            <w:r>
              <w:t> </w:t>
            </w:r>
          </w:p>
        </w:tc>
      </w:tr>
      <w:tr w:rsidR="000F56C0" w14:paraId="3F8489B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47AE9B"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247AD" w14:textId="77777777" w:rsidR="000F56C0" w:rsidRDefault="000F56C0" w:rsidP="00C60298">
            <w:pPr>
              <w:pStyle w:val="NormalWeb"/>
            </w:pPr>
            <w:r>
              <w:t> </w:t>
            </w:r>
          </w:p>
        </w:tc>
      </w:tr>
      <w:tr w:rsidR="000F56C0" w14:paraId="1C0C5E8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A52C51" w14:textId="77777777" w:rsidR="000F56C0" w:rsidRDefault="000F56C0" w:rsidP="00C60298">
            <w:pPr>
              <w:pStyle w:val="NormalWeb"/>
            </w:pPr>
            <w:r>
              <w:t>.R/ACT/GT/B//2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A207A8" w14:textId="77777777" w:rsidR="000F56C0" w:rsidRDefault="000F56C0" w:rsidP="00C60298"/>
        </w:tc>
      </w:tr>
      <w:tr w:rsidR="000F56C0" w14:paraId="0FFCB2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93E24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5C60DC" w14:textId="77777777" w:rsidR="000F56C0" w:rsidRDefault="000F56C0" w:rsidP="00C60298">
            <w:pPr>
              <w:pStyle w:val="NormalWeb"/>
            </w:pPr>
            <w:r>
              <w:t> </w:t>
            </w:r>
          </w:p>
        </w:tc>
      </w:tr>
    </w:tbl>
    <w:p w14:paraId="6C47D6FE" w14:textId="77777777" w:rsidR="000F56C0" w:rsidRDefault="000F56C0" w:rsidP="00C60298">
      <w:pPr>
        <w:pStyle w:val="NormalWeb"/>
      </w:pPr>
      <w:r>
        <w:t xml:space="preserve">Semantics: </w:t>
      </w:r>
      <w:r>
        <w:rPr>
          <w:rStyle w:val="inline-comment-marker"/>
        </w:rPr>
        <w:t>bag packed in container is routed to aircraft on ramp</w:t>
      </w:r>
    </w:p>
    <w:p w14:paraId="1B0FBD8B" w14:textId="77777777" w:rsidR="000F56C0" w:rsidRDefault="000F56C0" w:rsidP="00C60298">
      <w:pPr>
        <w:pStyle w:val="NormalWeb"/>
      </w:pPr>
      <w:r>
        <w:t xml:space="preserve">Analysis: in general it is recommended to report real events, not artificial ones. But e.g. when tracing is only performed for bags, parties may decide to implement this case. Process: </w:t>
      </w:r>
      <w:proofErr w:type="spellStart"/>
      <w:r>
        <w:t>L;Package;Route</w:t>
      </w:r>
      <w:proofErr w:type="spellEnd"/>
    </w:p>
    <w:p w14:paraId="45E74D4B" w14:textId="77777777" w:rsidR="000F56C0" w:rsidRDefault="000F56C0" w:rsidP="00C60298">
      <w:pPr>
        <w:pStyle w:val="NormalWeb"/>
      </w:pPr>
      <w:r>
        <w:t xml:space="preserve">Result: </w:t>
      </w:r>
      <w:hyperlink r:id="rId39" w:history="1">
        <w:r>
          <w:rPr>
            <w:rStyle w:val="Hyperlink"/>
          </w:rPr>
          <w:t>5.9.11 Transport Container</w:t>
        </w:r>
      </w:hyperlink>
    </w:p>
    <w:p w14:paraId="558D213E" w14:textId="77777777" w:rsidR="000F56C0" w:rsidRDefault="000F56C0" w:rsidP="00C60298">
      <w:pPr>
        <w:pStyle w:val="Heading4"/>
        <w:rPr>
          <w:rFonts w:eastAsia="Times New Roman"/>
        </w:rPr>
      </w:pPr>
      <w:r>
        <w:rPr>
          <w:rFonts w:eastAsia="Times New Roman"/>
        </w:rPr>
        <w:t>5.9.13 Transport Container (GHA has no bag visibility)</w:t>
      </w:r>
    </w:p>
    <w:p w14:paraId="2241300D" w14:textId="77777777" w:rsidR="000F56C0" w:rsidRDefault="000F56C0" w:rsidP="00C60298">
      <w:pPr>
        <w:pStyle w:val="NormalWeb"/>
      </w:pPr>
      <w:r>
        <w:t>Use case: explicit creation of artificial event by a party in the middle</w:t>
      </w:r>
    </w:p>
    <w:p w14:paraId="39DD251C" w14:textId="77777777" w:rsidR="000F56C0" w:rsidRDefault="000F56C0" w:rsidP="00C60298">
      <w:pPr>
        <w:pStyle w:val="NormalWeb"/>
      </w:pPr>
      <w:r>
        <w:t>Redaction: changed Augmented data from Unit to B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51"/>
        <w:gridCol w:w="4959"/>
      </w:tblGrid>
      <w:tr w:rsidR="000F56C0" w14:paraId="7131DA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57A76"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7F229" w14:textId="77777777" w:rsidR="000F56C0" w:rsidRDefault="000F56C0" w:rsidP="00C60298">
            <w:pPr>
              <w:pStyle w:val="NormalWeb"/>
            </w:pPr>
            <w:r>
              <w:t> </w:t>
            </w:r>
          </w:p>
        </w:tc>
      </w:tr>
      <w:tr w:rsidR="000F56C0" w14:paraId="4E19C1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95DC4"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EF8C1" w14:textId="77777777" w:rsidR="000F56C0" w:rsidRDefault="000F56C0" w:rsidP="00C60298">
            <w:pPr>
              <w:pStyle w:val="NormalWeb"/>
            </w:pPr>
            <w:r>
              <w:t> </w:t>
            </w:r>
          </w:p>
        </w:tc>
      </w:tr>
      <w:tr w:rsidR="000F56C0" w14:paraId="16CF14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8FC11" w14:textId="77777777" w:rsidR="000F56C0" w:rsidRDefault="000F56C0" w:rsidP="00C60298">
            <w:pPr>
              <w:pStyle w:val="NormalWeb"/>
            </w:pPr>
            <w:r>
              <w:t>.J/G/GHA2//11APR/094517Z///MU/RM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5B04AC" w14:textId="77777777" w:rsidR="000F56C0" w:rsidRDefault="000F56C0" w:rsidP="00C60298">
            <w:pPr>
              <w:pStyle w:val="NormalWeb"/>
            </w:pPr>
            <w:r>
              <w:t> </w:t>
            </w:r>
          </w:p>
        </w:tc>
      </w:tr>
      <w:tr w:rsidR="000F56C0" w14:paraId="4EE4FA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6284CB"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8D182A" w14:textId="77777777" w:rsidR="000F56C0" w:rsidRDefault="000F56C0" w:rsidP="00C60298">
            <w:pPr>
              <w:pStyle w:val="NormalWeb"/>
            </w:pPr>
            <w:r>
              <w:t> </w:t>
            </w:r>
          </w:p>
        </w:tc>
      </w:tr>
      <w:tr w:rsidR="000F56C0" w14:paraId="325475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780669"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9AD119" w14:textId="77777777" w:rsidR="000F56C0" w:rsidRDefault="000F56C0" w:rsidP="00C60298">
            <w:pPr>
              <w:pStyle w:val="NormalWeb"/>
            </w:pPr>
            <w:r>
              <w:t> </w:t>
            </w:r>
          </w:p>
        </w:tc>
      </w:tr>
      <w:tr w:rsidR="000F56C0" w14:paraId="7CFBED1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FDC99" w14:textId="77777777" w:rsidR="000F56C0" w:rsidRDefault="000F56C0" w:rsidP="00C60298">
            <w:pPr>
              <w:pStyle w:val="NormalWeb"/>
            </w:pPr>
            <w:r>
              <w:t>.R/AUTO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2EC301" w14:textId="77777777" w:rsidR="000F56C0" w:rsidRDefault="000F56C0" w:rsidP="00C60298">
            <w:pPr>
              <w:pStyle w:val="NormalWeb"/>
            </w:pPr>
            <w:r>
              <w:t> AUTO flags that this is an artificial event, although it is unclear who derives this event and from what sources</w:t>
            </w:r>
          </w:p>
        </w:tc>
      </w:tr>
      <w:tr w:rsidR="000F56C0" w14:paraId="1A264A9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311CC"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8EB0ED" w14:textId="77777777" w:rsidR="000F56C0" w:rsidRDefault="000F56C0" w:rsidP="00C60298">
            <w:pPr>
              <w:pStyle w:val="NormalWeb"/>
            </w:pPr>
            <w:r>
              <w:t> </w:t>
            </w:r>
          </w:p>
        </w:tc>
      </w:tr>
      <w:tr w:rsidR="000F56C0" w14:paraId="2E36282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0767AE" w14:textId="77777777" w:rsidR="000F56C0" w:rsidRDefault="000F56C0" w:rsidP="00C60298">
            <w:pPr>
              <w:pStyle w:val="NormalWeb"/>
            </w:pPr>
            <w:r>
              <w:t>.R/ACT/GT/B//3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21513C" w14:textId="77777777" w:rsidR="000F56C0" w:rsidRDefault="000F56C0" w:rsidP="00C60298"/>
        </w:tc>
      </w:tr>
      <w:tr w:rsidR="000F56C0" w14:paraId="73EDDDC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FA407"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49967" w14:textId="77777777" w:rsidR="000F56C0" w:rsidRDefault="000F56C0" w:rsidP="00C60298">
            <w:pPr>
              <w:pStyle w:val="NormalWeb"/>
            </w:pPr>
            <w:r>
              <w:t> </w:t>
            </w:r>
          </w:p>
        </w:tc>
      </w:tr>
    </w:tbl>
    <w:p w14:paraId="07631C6E" w14:textId="77777777" w:rsidR="000F56C0" w:rsidRDefault="000F56C0" w:rsidP="00C60298">
      <w:pPr>
        <w:pStyle w:val="NormalWeb"/>
      </w:pPr>
      <w:r>
        <w:t>Semantics: same as 5.9.11</w:t>
      </w:r>
    </w:p>
    <w:p w14:paraId="00464D5B" w14:textId="77777777" w:rsidR="000F56C0" w:rsidRDefault="000F56C0" w:rsidP="00C60298">
      <w:pPr>
        <w:pStyle w:val="NormalWeb"/>
      </w:pPr>
      <w:r>
        <w:t>Analysis: Ground Handler reports a container movement, some party in the middle refines the message into bag movements. Result is same as 5.9.11 with explicit flag (.R/AUTO)</w:t>
      </w:r>
    </w:p>
    <w:p w14:paraId="241241AD" w14:textId="77777777" w:rsidR="000F56C0" w:rsidRDefault="000F56C0" w:rsidP="00C60298">
      <w:pPr>
        <w:pStyle w:val="NormalWeb"/>
      </w:pPr>
      <w:r>
        <w:t xml:space="preserve">Result: </w:t>
      </w:r>
      <w:hyperlink r:id="rId40" w:history="1">
        <w:r>
          <w:rPr>
            <w:rStyle w:val="Hyperlink"/>
          </w:rPr>
          <w:t>5.9.13 Transport Container</w:t>
        </w:r>
      </w:hyperlink>
    </w:p>
    <w:p w14:paraId="6B6E445E" w14:textId="77777777" w:rsidR="000F56C0" w:rsidRDefault="000F56C0" w:rsidP="00C60298">
      <w:pPr>
        <w:pStyle w:val="Heading4"/>
        <w:rPr>
          <w:rFonts w:eastAsia="Times New Roman"/>
        </w:rPr>
      </w:pPr>
      <w:r>
        <w:rPr>
          <w:rFonts w:eastAsia="Times New Roman"/>
        </w:rPr>
        <w:t>5.9.14 Position Container on Aircraft</w:t>
      </w:r>
    </w:p>
    <w:p w14:paraId="0041AD0F" w14:textId="77777777" w:rsidR="000F56C0" w:rsidRDefault="000F56C0" w:rsidP="00C60298">
      <w:pPr>
        <w:pStyle w:val="NormalWeb"/>
      </w:pPr>
      <w:r>
        <w:t>Use case: positioning of container on aircraft</w:t>
      </w:r>
    </w:p>
    <w:p w14:paraId="7298C2EE"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171"/>
        <w:gridCol w:w="210"/>
      </w:tblGrid>
      <w:tr w:rsidR="000F56C0" w14:paraId="1933AE1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B244A"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2C0E77" w14:textId="77777777" w:rsidR="000F56C0" w:rsidRDefault="000F56C0" w:rsidP="00C60298">
            <w:pPr>
              <w:pStyle w:val="NormalWeb"/>
            </w:pPr>
            <w:r>
              <w:t> </w:t>
            </w:r>
          </w:p>
        </w:tc>
      </w:tr>
      <w:tr w:rsidR="000F56C0" w14:paraId="1777F6D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99CE9"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59592" w14:textId="77777777" w:rsidR="000F56C0" w:rsidRDefault="000F56C0" w:rsidP="00C60298">
            <w:pPr>
              <w:pStyle w:val="NormalWeb"/>
            </w:pPr>
            <w:r>
              <w:t> </w:t>
            </w:r>
          </w:p>
        </w:tc>
      </w:tr>
      <w:tr w:rsidR="000F56C0" w14:paraId="475682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5E9ED" w14:textId="77777777" w:rsidR="000F56C0" w:rsidRDefault="000F56C0" w:rsidP="00C60298">
            <w:pPr>
              <w:pStyle w:val="NormalWeb"/>
            </w:pPr>
            <w:r>
              <w:t>.J/G/GHA2/HHT234/11APR/094855Z/V118/OELBB/RM/AC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C160B" w14:textId="77777777" w:rsidR="000F56C0" w:rsidRDefault="000F56C0" w:rsidP="00C60298">
            <w:pPr>
              <w:pStyle w:val="NormalWeb"/>
            </w:pPr>
            <w:r>
              <w:t> </w:t>
            </w:r>
          </w:p>
        </w:tc>
      </w:tr>
      <w:tr w:rsidR="000F56C0" w14:paraId="45406C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C7452C"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581C6" w14:textId="77777777" w:rsidR="000F56C0" w:rsidRDefault="000F56C0" w:rsidP="00C60298">
            <w:pPr>
              <w:pStyle w:val="NormalWeb"/>
            </w:pPr>
            <w:r>
              <w:t> </w:t>
            </w:r>
          </w:p>
        </w:tc>
      </w:tr>
      <w:tr w:rsidR="000F56C0" w14:paraId="3E3B3AC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814112" w14:textId="77777777" w:rsidR="000F56C0" w:rsidRDefault="000F56C0" w:rsidP="00C60298">
            <w:pPr>
              <w:pStyle w:val="NormalWeb"/>
            </w:pPr>
            <w:r>
              <w:t>.U/AKE12345LH/22L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A3EE2" w14:textId="77777777" w:rsidR="000F56C0" w:rsidRDefault="000F56C0" w:rsidP="00C60298">
            <w:pPr>
              <w:pStyle w:val="NormalWeb"/>
            </w:pPr>
            <w:r>
              <w:t> </w:t>
            </w:r>
          </w:p>
        </w:tc>
      </w:tr>
      <w:tr w:rsidR="000F56C0" w14:paraId="24D790C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B5DA9" w14:textId="77777777" w:rsidR="000F56C0" w:rsidRDefault="000F56C0" w:rsidP="00C60298">
            <w:pPr>
              <w:pStyle w:val="NormalWeb"/>
            </w:pPr>
            <w:r>
              <w:t>.R/ACT/RL/U/S/2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4BCB0" w14:textId="77777777" w:rsidR="000F56C0" w:rsidRDefault="000F56C0" w:rsidP="00C60298">
            <w:pPr>
              <w:pStyle w:val="NormalWeb"/>
            </w:pPr>
            <w:r>
              <w:t> </w:t>
            </w:r>
          </w:p>
        </w:tc>
      </w:tr>
      <w:tr w:rsidR="000F56C0" w14:paraId="52D2A7A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DA8D6A"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701B42" w14:textId="77777777" w:rsidR="000F56C0" w:rsidRDefault="000F56C0" w:rsidP="00C60298">
            <w:pPr>
              <w:pStyle w:val="NormalWeb"/>
            </w:pPr>
            <w:r>
              <w:t> </w:t>
            </w:r>
          </w:p>
        </w:tc>
      </w:tr>
    </w:tbl>
    <w:p w14:paraId="7676114C" w14:textId="77777777" w:rsidR="000F56C0" w:rsidRDefault="000F56C0" w:rsidP="00C60298">
      <w:pPr>
        <w:pStyle w:val="NormalWeb"/>
      </w:pPr>
      <w:r>
        <w:t>Semantics: see use case</w:t>
      </w:r>
    </w:p>
    <w:p w14:paraId="2A827ED5" w14:textId="77777777" w:rsidR="000F56C0" w:rsidRDefault="000F56C0" w:rsidP="00C60298">
      <w:pPr>
        <w:pStyle w:val="NormalWeb"/>
      </w:pPr>
      <w:r>
        <w:t xml:space="preserve">Analysis: ULD is brought from ramp to its load position in aircraft; process </w:t>
      </w:r>
      <w:proofErr w:type="spellStart"/>
      <w:r>
        <w:t>L;Load;Load</w:t>
      </w:r>
      <w:proofErr w:type="spellEnd"/>
    </w:p>
    <w:p w14:paraId="6B486C58" w14:textId="77777777" w:rsidR="000F56C0" w:rsidRDefault="000F56C0" w:rsidP="00C60298">
      <w:pPr>
        <w:pStyle w:val="NormalWeb"/>
      </w:pPr>
      <w:r>
        <w:t xml:space="preserve">Result: </w:t>
      </w:r>
      <w:hyperlink r:id="rId41" w:history="1">
        <w:r>
          <w:rPr>
            <w:rStyle w:val="inline-comment-marker"/>
            <w:color w:val="0000FF"/>
            <w:u w:val="single"/>
          </w:rPr>
          <w:t>5.9.14 Position Container on Aircraft</w:t>
        </w:r>
      </w:hyperlink>
    </w:p>
    <w:p w14:paraId="54716A4C" w14:textId="77777777" w:rsidR="000F56C0" w:rsidRDefault="000F56C0" w:rsidP="00C60298">
      <w:pPr>
        <w:pStyle w:val="Heading4"/>
        <w:rPr>
          <w:rFonts w:eastAsia="Times New Roman"/>
        </w:rPr>
      </w:pPr>
      <w:r>
        <w:rPr>
          <w:rFonts w:eastAsia="Times New Roman"/>
        </w:rPr>
        <w:t>5.9.18 Flight arrived in JFK, ULD is offloaded from Aircraft (unaware of ULD contents)</w:t>
      </w:r>
    </w:p>
    <w:p w14:paraId="1E07C90B" w14:textId="77777777" w:rsidR="000F56C0" w:rsidRDefault="000F56C0" w:rsidP="00C60298">
      <w:pPr>
        <w:pStyle w:val="NormalWeb"/>
      </w:pPr>
      <w:r>
        <w:t>Use case: container is tracked at unloading at arrival</w:t>
      </w:r>
    </w:p>
    <w:p w14:paraId="2BB85FE6"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85"/>
        <w:gridCol w:w="4625"/>
      </w:tblGrid>
      <w:tr w:rsidR="000F56C0" w14:paraId="02FA8FD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3B72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6EACD" w14:textId="77777777" w:rsidR="000F56C0" w:rsidRDefault="000F56C0" w:rsidP="00C60298">
            <w:pPr>
              <w:pStyle w:val="NormalWeb"/>
            </w:pPr>
            <w:r>
              <w:t> </w:t>
            </w:r>
          </w:p>
        </w:tc>
      </w:tr>
      <w:tr w:rsidR="000F56C0" w14:paraId="60FDEB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6C1A7E"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13E41" w14:textId="77777777" w:rsidR="000F56C0" w:rsidRDefault="000F56C0" w:rsidP="00C60298">
            <w:pPr>
              <w:pStyle w:val="NormalWeb"/>
            </w:pPr>
            <w:r>
              <w:t>Corrected from original: Arrival should be X, not L, station should be JFK not FRA</w:t>
            </w:r>
          </w:p>
        </w:tc>
      </w:tr>
      <w:tr w:rsidR="000F56C0" w14:paraId="7803A90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3922C" w14:textId="77777777" w:rsidR="000F56C0" w:rsidRDefault="000F56C0" w:rsidP="00C60298">
            <w:pPr>
              <w:pStyle w:val="NormalWeb"/>
            </w:pPr>
            <w:r>
              <w:t>.J/R/JFKBRDL//11APR/094855Z///AC/RM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1B511E" w14:textId="77777777" w:rsidR="000F56C0" w:rsidRDefault="000F56C0" w:rsidP="00C60298">
            <w:pPr>
              <w:pStyle w:val="NormalWeb"/>
            </w:pPr>
            <w:r>
              <w:t> </w:t>
            </w:r>
          </w:p>
        </w:tc>
      </w:tr>
      <w:tr w:rsidR="000F56C0" w14:paraId="0859A2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8C6DD"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1EB39" w14:textId="77777777" w:rsidR="000F56C0" w:rsidRDefault="000F56C0" w:rsidP="00C60298">
            <w:pPr>
              <w:pStyle w:val="NormalWeb"/>
            </w:pPr>
            <w:r>
              <w:t> </w:t>
            </w:r>
          </w:p>
        </w:tc>
      </w:tr>
      <w:tr w:rsidR="000F56C0" w14:paraId="2EA143E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BFC90"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50803" w14:textId="77777777" w:rsidR="000F56C0" w:rsidRDefault="000F56C0" w:rsidP="00C60298">
            <w:pPr>
              <w:pStyle w:val="NormalWeb"/>
            </w:pPr>
            <w:r>
              <w:t> </w:t>
            </w:r>
          </w:p>
        </w:tc>
      </w:tr>
      <w:tr w:rsidR="000F56C0" w14:paraId="0C75DC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B74644" w14:textId="77777777" w:rsidR="000F56C0" w:rsidRDefault="000F56C0" w:rsidP="00C60298">
            <w:pPr>
              <w:pStyle w:val="NormalWeb"/>
            </w:pPr>
            <w:r>
              <w:t>.R/ACT/UL/U//2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0F8BE0" w14:textId="77777777" w:rsidR="000F56C0" w:rsidRDefault="000F56C0" w:rsidP="00C60298">
            <w:pPr>
              <w:pStyle w:val="NormalWeb"/>
            </w:pPr>
            <w:r>
              <w:t> </w:t>
            </w:r>
          </w:p>
        </w:tc>
      </w:tr>
      <w:tr w:rsidR="000F56C0" w14:paraId="07BB02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768A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76C85" w14:textId="77777777" w:rsidR="000F56C0" w:rsidRDefault="000F56C0" w:rsidP="00C60298">
            <w:pPr>
              <w:pStyle w:val="NormalWeb"/>
            </w:pPr>
            <w:r>
              <w:t> </w:t>
            </w:r>
          </w:p>
        </w:tc>
      </w:tr>
    </w:tbl>
    <w:p w14:paraId="2C5EE6EC" w14:textId="77777777" w:rsidR="000F56C0" w:rsidRDefault="000F56C0" w:rsidP="00C60298">
      <w:pPr>
        <w:pStyle w:val="NormalWeb"/>
      </w:pPr>
      <w:r>
        <w:t>Semantics: unloading of container.</w:t>
      </w:r>
    </w:p>
    <w:p w14:paraId="4FCDA893" w14:textId="77777777" w:rsidR="000F56C0" w:rsidRDefault="000F56C0" w:rsidP="00C60298">
      <w:pPr>
        <w:pStyle w:val="NormalWeb"/>
      </w:pPr>
      <w:r>
        <w:t xml:space="preserve">Analysis: Note </w:t>
      </w:r>
      <w:r>
        <w:rPr>
          <w:rStyle w:val="inline-comment-marker"/>
        </w:rPr>
        <w:t>BPM can only report for terminating container!</w:t>
      </w:r>
    </w:p>
    <w:p w14:paraId="1FC8FC20" w14:textId="77777777" w:rsidR="000F56C0" w:rsidRDefault="000F56C0" w:rsidP="00C60298">
      <w:pPr>
        <w:pStyle w:val="NormalWeb"/>
      </w:pPr>
      <w:r>
        <w:t xml:space="preserve">Result: </w:t>
      </w:r>
      <w:hyperlink r:id="rId42" w:history="1">
        <w:r>
          <w:rPr>
            <w:rStyle w:val="Hyperlink"/>
          </w:rPr>
          <w:t>5.9.18 Flight arrived ULD is offloaded</w:t>
        </w:r>
      </w:hyperlink>
    </w:p>
    <w:p w14:paraId="7C7D209A" w14:textId="77777777" w:rsidR="000F56C0" w:rsidRDefault="000F56C0" w:rsidP="00C60298">
      <w:pPr>
        <w:pStyle w:val="Heading4"/>
        <w:rPr>
          <w:rFonts w:eastAsia="Times New Roman"/>
        </w:rPr>
      </w:pPr>
      <w:r>
        <w:rPr>
          <w:rFonts w:eastAsia="Times New Roman"/>
        </w:rPr>
        <w:t>5.9.19 Flight arrived in JFK, Bag is offloaded from Aircraft</w:t>
      </w:r>
    </w:p>
    <w:p w14:paraId="6758B100" w14:textId="77777777" w:rsidR="000F56C0" w:rsidRDefault="000F56C0" w:rsidP="00C60298">
      <w:pPr>
        <w:pStyle w:val="NormalWeb"/>
      </w:pPr>
      <w:r>
        <w:t>Use case: artificial event (when only tracking bags) to indicate bag is unloaded to ramp</w:t>
      </w:r>
    </w:p>
    <w:p w14:paraId="508B2CFC"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44E3A6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98D2D"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B9B1B7" w14:textId="77777777" w:rsidR="000F56C0" w:rsidRDefault="000F56C0" w:rsidP="00C60298">
            <w:pPr>
              <w:pStyle w:val="NormalWeb"/>
            </w:pPr>
            <w:r>
              <w:t> </w:t>
            </w:r>
          </w:p>
        </w:tc>
      </w:tr>
      <w:tr w:rsidR="000F56C0" w14:paraId="07510FE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4817B"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83C60" w14:textId="77777777" w:rsidR="000F56C0" w:rsidRDefault="000F56C0" w:rsidP="00C60298">
            <w:pPr>
              <w:pStyle w:val="NormalWeb"/>
            </w:pPr>
            <w:r>
              <w:t> </w:t>
            </w:r>
          </w:p>
        </w:tc>
      </w:tr>
      <w:tr w:rsidR="000F56C0" w14:paraId="490472A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DC19BD" w14:textId="77777777" w:rsidR="000F56C0" w:rsidRDefault="000F56C0" w:rsidP="00C60298">
            <w:pPr>
              <w:pStyle w:val="NormalWeb"/>
            </w:pPr>
            <w:r>
              <w:t>.J/G/JFKBRDL//11APR/094855Z///AC/RM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4350F" w14:textId="77777777" w:rsidR="000F56C0" w:rsidRDefault="000F56C0" w:rsidP="00C60298">
            <w:pPr>
              <w:pStyle w:val="NormalWeb"/>
            </w:pPr>
            <w:r>
              <w:t> </w:t>
            </w:r>
          </w:p>
        </w:tc>
      </w:tr>
      <w:tr w:rsidR="000F56C0" w14:paraId="3CACA0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ED086"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28171" w14:textId="77777777" w:rsidR="000F56C0" w:rsidRDefault="000F56C0" w:rsidP="00C60298">
            <w:pPr>
              <w:pStyle w:val="NormalWeb"/>
            </w:pPr>
            <w:r>
              <w:t> </w:t>
            </w:r>
          </w:p>
        </w:tc>
      </w:tr>
      <w:tr w:rsidR="000F56C0" w14:paraId="7865EB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A73609"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0D41B" w14:textId="77777777" w:rsidR="000F56C0" w:rsidRDefault="000F56C0" w:rsidP="00C60298">
            <w:pPr>
              <w:pStyle w:val="NormalWeb"/>
            </w:pPr>
            <w:r>
              <w:t> </w:t>
            </w:r>
          </w:p>
        </w:tc>
      </w:tr>
      <w:tr w:rsidR="000F56C0" w14:paraId="0395D14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0EF37B"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9FB955" w14:textId="77777777" w:rsidR="000F56C0" w:rsidRDefault="000F56C0" w:rsidP="00C60298">
            <w:pPr>
              <w:pStyle w:val="NormalWeb"/>
            </w:pPr>
            <w:r>
              <w:t> </w:t>
            </w:r>
          </w:p>
        </w:tc>
      </w:tr>
      <w:tr w:rsidR="000F56C0" w14:paraId="6BF925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9D9F3"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7AF441" w14:textId="77777777" w:rsidR="000F56C0" w:rsidRDefault="000F56C0" w:rsidP="00C60298">
            <w:pPr>
              <w:pStyle w:val="NormalWeb"/>
            </w:pPr>
            <w:r>
              <w:t> </w:t>
            </w:r>
          </w:p>
        </w:tc>
      </w:tr>
      <w:tr w:rsidR="000F56C0" w14:paraId="4593D8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4E939"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40580" w14:textId="77777777" w:rsidR="000F56C0" w:rsidRDefault="000F56C0" w:rsidP="00C60298">
            <w:pPr>
              <w:pStyle w:val="NormalWeb"/>
            </w:pPr>
            <w:r>
              <w:t> </w:t>
            </w:r>
          </w:p>
        </w:tc>
      </w:tr>
    </w:tbl>
    <w:p w14:paraId="53E611B3" w14:textId="77777777" w:rsidR="000F56C0" w:rsidRDefault="000F56C0" w:rsidP="00C60298">
      <w:pPr>
        <w:pStyle w:val="NormalWeb"/>
      </w:pPr>
      <w:r>
        <w:t xml:space="preserve">semantics: </w:t>
      </w:r>
      <w:r>
        <w:rPr>
          <w:rStyle w:val="inline-comment-marker"/>
        </w:rPr>
        <w:t>unloading of bag inferred from unload of ULD to ramp</w:t>
      </w:r>
    </w:p>
    <w:p w14:paraId="3C41E063" w14:textId="77777777" w:rsidR="000F56C0" w:rsidRDefault="000F56C0" w:rsidP="00C60298">
      <w:pPr>
        <w:pStyle w:val="NormalWeb"/>
      </w:pPr>
      <w:r>
        <w:t>analysis: artificial event may be invoked by implementing party. Process: X; Unload; Route (to ramp)</w:t>
      </w:r>
    </w:p>
    <w:p w14:paraId="464A0012" w14:textId="77777777" w:rsidR="000F56C0" w:rsidRDefault="000F56C0" w:rsidP="00C60298">
      <w:pPr>
        <w:pStyle w:val="NormalWeb"/>
      </w:pPr>
      <w:r>
        <w:t xml:space="preserve">result: </w:t>
      </w:r>
      <w:hyperlink r:id="rId43" w:history="1">
        <w:r>
          <w:rPr>
            <w:rStyle w:val="Hyperlink"/>
          </w:rPr>
          <w:t>5.9.19 Flight arrived in JFK, Bag is offloaded</w:t>
        </w:r>
      </w:hyperlink>
    </w:p>
    <w:p w14:paraId="1FF17EAB" w14:textId="77777777" w:rsidR="000F56C0" w:rsidRDefault="000F56C0" w:rsidP="00C60298">
      <w:pPr>
        <w:pStyle w:val="Heading4"/>
        <w:rPr>
          <w:rFonts w:eastAsia="Times New Roman"/>
        </w:rPr>
      </w:pPr>
      <w:r>
        <w:rPr>
          <w:rFonts w:eastAsia="Times New Roman"/>
        </w:rPr>
        <w:t>5.9.22 Arrival without awareness of ULD (no BMM, no BPM received)</w:t>
      </w:r>
    </w:p>
    <w:p w14:paraId="0E952E95" w14:textId="77777777" w:rsidR="000F56C0" w:rsidRDefault="000F56C0" w:rsidP="00C60298">
      <w:pPr>
        <w:pStyle w:val="NormalWeb"/>
      </w:pPr>
      <w:r>
        <w:t>Use case: tracking of an unload of an bag at arrival</w:t>
      </w:r>
    </w:p>
    <w:p w14:paraId="0C28B00C"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1CE652E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66C64"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8FC5C" w14:textId="77777777" w:rsidR="000F56C0" w:rsidRDefault="000F56C0" w:rsidP="00C60298">
            <w:pPr>
              <w:pStyle w:val="NormalWeb"/>
            </w:pPr>
            <w:r>
              <w:t> </w:t>
            </w:r>
          </w:p>
        </w:tc>
      </w:tr>
      <w:tr w:rsidR="000F56C0" w14:paraId="63FD0A5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083187"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60E34F" w14:textId="77777777" w:rsidR="000F56C0" w:rsidRDefault="000F56C0" w:rsidP="00C60298">
            <w:pPr>
              <w:pStyle w:val="NormalWeb"/>
            </w:pPr>
            <w:r>
              <w:t> </w:t>
            </w:r>
          </w:p>
        </w:tc>
      </w:tr>
      <w:tr w:rsidR="000F56C0" w14:paraId="197EA24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819D3D" w14:textId="77777777" w:rsidR="000F56C0" w:rsidRDefault="000F56C0" w:rsidP="00C60298">
            <w:pPr>
              <w:pStyle w:val="NormalWeb"/>
            </w:pPr>
            <w:r>
              <w:t>.J/G/JFKBRDL//11APR/094855Z///AC/RM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7A28DD" w14:textId="77777777" w:rsidR="000F56C0" w:rsidRDefault="000F56C0" w:rsidP="00C60298">
            <w:pPr>
              <w:pStyle w:val="NormalWeb"/>
            </w:pPr>
            <w:r>
              <w:t> </w:t>
            </w:r>
          </w:p>
        </w:tc>
      </w:tr>
      <w:tr w:rsidR="000F56C0" w14:paraId="1254029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24E267"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0E4403" w14:textId="77777777" w:rsidR="000F56C0" w:rsidRDefault="000F56C0" w:rsidP="00C60298">
            <w:pPr>
              <w:pStyle w:val="NormalWeb"/>
            </w:pPr>
            <w:r>
              <w:t> </w:t>
            </w:r>
          </w:p>
        </w:tc>
      </w:tr>
      <w:tr w:rsidR="000F56C0" w14:paraId="074414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F3B94A"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81757" w14:textId="77777777" w:rsidR="000F56C0" w:rsidRDefault="000F56C0" w:rsidP="00C60298">
            <w:pPr>
              <w:pStyle w:val="NormalWeb"/>
            </w:pPr>
            <w:r>
              <w:t> </w:t>
            </w:r>
          </w:p>
        </w:tc>
      </w:tr>
      <w:tr w:rsidR="000F56C0" w14:paraId="6E3702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DB551F"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D5948" w14:textId="77777777" w:rsidR="000F56C0" w:rsidRDefault="000F56C0" w:rsidP="00C60298">
            <w:pPr>
              <w:pStyle w:val="NormalWeb"/>
            </w:pPr>
            <w:r>
              <w:t> </w:t>
            </w:r>
          </w:p>
        </w:tc>
      </w:tr>
      <w:tr w:rsidR="000F56C0" w14:paraId="51536B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68F3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1E9CF" w14:textId="77777777" w:rsidR="000F56C0" w:rsidRDefault="000F56C0" w:rsidP="00C60298">
            <w:pPr>
              <w:pStyle w:val="NormalWeb"/>
            </w:pPr>
            <w:r>
              <w:t> </w:t>
            </w:r>
          </w:p>
        </w:tc>
      </w:tr>
    </w:tbl>
    <w:p w14:paraId="08401060" w14:textId="77777777" w:rsidR="000F56C0" w:rsidRDefault="000F56C0" w:rsidP="00C60298">
      <w:pPr>
        <w:pStyle w:val="NormalWeb"/>
      </w:pPr>
      <w:r>
        <w:t>Semantics: see use case</w:t>
      </w:r>
    </w:p>
    <w:p w14:paraId="1CC0DD23" w14:textId="77777777" w:rsidR="000F56C0" w:rsidRDefault="000F56C0" w:rsidP="00C60298">
      <w:pPr>
        <w:pStyle w:val="NormalWeb"/>
      </w:pPr>
      <w:r>
        <w:t xml:space="preserve">Analysis: bag is unloaded from undeclared location and routed to ramp. process: </w:t>
      </w:r>
      <w:proofErr w:type="spellStart"/>
      <w:r>
        <w:t>X;Unload;Route</w:t>
      </w:r>
      <w:proofErr w:type="spellEnd"/>
      <w:r>
        <w:t>. Note this message can only be composed in 1745 for terminating bags (return to passenger), not for transfer bags</w:t>
      </w:r>
    </w:p>
    <w:p w14:paraId="2DF04C47" w14:textId="77777777" w:rsidR="000F56C0" w:rsidRDefault="000F56C0" w:rsidP="00C60298">
      <w:pPr>
        <w:pStyle w:val="NormalWeb"/>
      </w:pPr>
      <w:r>
        <w:t xml:space="preserve">Result: </w:t>
      </w:r>
      <w:hyperlink r:id="rId44" w:history="1">
        <w:r>
          <w:rPr>
            <w:rStyle w:val="Hyperlink"/>
          </w:rPr>
          <w:t>5.9.22 Arrival without awareness of ULD</w:t>
        </w:r>
      </w:hyperlink>
    </w:p>
    <w:p w14:paraId="76AAFAFC" w14:textId="77777777" w:rsidR="000F56C0" w:rsidRDefault="000F56C0" w:rsidP="00C60298">
      <w:pPr>
        <w:pStyle w:val="Heading4"/>
        <w:rPr>
          <w:rFonts w:eastAsia="Times New Roman"/>
        </w:rPr>
      </w:pPr>
      <w:r>
        <w:rPr>
          <w:rFonts w:eastAsia="Times New Roman"/>
        </w:rPr>
        <w:t>5.9.25 Exit of Transfer induction</w:t>
      </w:r>
    </w:p>
    <w:p w14:paraId="186B826C" w14:textId="77777777" w:rsidR="000F56C0" w:rsidRDefault="000F56C0" w:rsidP="00C60298">
      <w:pPr>
        <w:pStyle w:val="NormalWeb"/>
      </w:pPr>
      <w:r>
        <w:t>Use case: bag is acquired in transfer at Transfer Induction</w:t>
      </w:r>
    </w:p>
    <w:p w14:paraId="6F7719DC"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11"/>
        <w:gridCol w:w="210"/>
      </w:tblGrid>
      <w:tr w:rsidR="000F56C0" w14:paraId="469D13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808B4"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2BDED" w14:textId="77777777" w:rsidR="000F56C0" w:rsidRDefault="000F56C0" w:rsidP="00C60298">
            <w:pPr>
              <w:pStyle w:val="NormalWeb"/>
            </w:pPr>
            <w:r>
              <w:t> </w:t>
            </w:r>
          </w:p>
        </w:tc>
      </w:tr>
      <w:tr w:rsidR="000F56C0" w14:paraId="034230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00144"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3D430E" w14:textId="77777777" w:rsidR="000F56C0" w:rsidRDefault="000F56C0" w:rsidP="00C60298">
            <w:pPr>
              <w:pStyle w:val="NormalWeb"/>
            </w:pPr>
            <w:r>
              <w:t> </w:t>
            </w:r>
          </w:p>
        </w:tc>
      </w:tr>
      <w:tr w:rsidR="000F56C0" w14:paraId="4F7759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E0743" w14:textId="77777777" w:rsidR="000F56C0" w:rsidRDefault="000F56C0" w:rsidP="00C60298">
            <w:pPr>
              <w:pStyle w:val="NormalWeb"/>
            </w:pPr>
            <w:r>
              <w:t>.J/S/JFKBRDL//11APR/094855Z///TI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A95D90" w14:textId="77777777" w:rsidR="000F56C0" w:rsidRDefault="000F56C0" w:rsidP="00C60298">
            <w:pPr>
              <w:pStyle w:val="NormalWeb"/>
            </w:pPr>
            <w:r>
              <w:t> </w:t>
            </w:r>
          </w:p>
        </w:tc>
      </w:tr>
      <w:tr w:rsidR="000F56C0" w14:paraId="31BBEEE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BA92B" w14:textId="77777777" w:rsidR="000F56C0" w:rsidRDefault="000F56C0" w:rsidP="00C60298">
            <w:pPr>
              <w:pStyle w:val="NormalWeb"/>
            </w:pPr>
            <w:r>
              <w:t>.F/DL321/11APR/LAX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559EDB" w14:textId="77777777" w:rsidR="000F56C0" w:rsidRDefault="000F56C0" w:rsidP="00C60298">
            <w:pPr>
              <w:pStyle w:val="NormalWeb"/>
            </w:pPr>
            <w:r>
              <w:t> </w:t>
            </w:r>
          </w:p>
        </w:tc>
      </w:tr>
      <w:tr w:rsidR="000F56C0" w14:paraId="6E63255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CA0338"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A3E42" w14:textId="77777777" w:rsidR="000F56C0" w:rsidRDefault="000F56C0" w:rsidP="00C60298">
            <w:pPr>
              <w:pStyle w:val="NormalWeb"/>
            </w:pPr>
            <w:r>
              <w:t> </w:t>
            </w:r>
          </w:p>
        </w:tc>
      </w:tr>
      <w:tr w:rsidR="000F56C0" w14:paraId="7E0B341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9B8F3B"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2BF8C" w14:textId="77777777" w:rsidR="000F56C0" w:rsidRDefault="000F56C0" w:rsidP="00C60298">
            <w:pPr>
              <w:pStyle w:val="NormalWeb"/>
            </w:pPr>
            <w:r>
              <w:t> </w:t>
            </w:r>
          </w:p>
        </w:tc>
      </w:tr>
      <w:tr w:rsidR="000F56C0" w14:paraId="3E28E0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AA5E9"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1B94D0" w14:textId="77777777" w:rsidR="000F56C0" w:rsidRDefault="000F56C0" w:rsidP="00C60298">
            <w:pPr>
              <w:pStyle w:val="NormalWeb"/>
            </w:pPr>
            <w:r>
              <w:t> </w:t>
            </w:r>
          </w:p>
        </w:tc>
      </w:tr>
      <w:tr w:rsidR="000F56C0" w14:paraId="021663D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A3F0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1CE5C" w14:textId="77777777" w:rsidR="000F56C0" w:rsidRDefault="000F56C0" w:rsidP="00C60298">
            <w:pPr>
              <w:pStyle w:val="NormalWeb"/>
            </w:pPr>
            <w:r>
              <w:t> </w:t>
            </w:r>
          </w:p>
        </w:tc>
      </w:tr>
    </w:tbl>
    <w:p w14:paraId="3000B600" w14:textId="77777777" w:rsidR="000F56C0" w:rsidRDefault="000F56C0" w:rsidP="00C60298">
      <w:pPr>
        <w:pStyle w:val="NormalWeb"/>
      </w:pPr>
      <w:r>
        <w:t>Semantics: An agent of departing carrier at transfer station collects the bag at Transfer induction, an acquisition</w:t>
      </w:r>
    </w:p>
    <w:p w14:paraId="2652ECC1" w14:textId="77777777" w:rsidR="000F56C0" w:rsidRDefault="000F56C0" w:rsidP="00C60298">
      <w:pPr>
        <w:pStyle w:val="NormalWeb"/>
      </w:pPr>
      <w:r>
        <w:t xml:space="preserve">Analysis: process: </w:t>
      </w:r>
      <w:r>
        <w:rPr>
          <w:rStyle w:val="inline-comment-marker"/>
        </w:rPr>
        <w:t>T; Acquire; Acquire</w:t>
      </w:r>
    </w:p>
    <w:p w14:paraId="56516EEB" w14:textId="77777777" w:rsidR="000F56C0" w:rsidRDefault="000F56C0" w:rsidP="00C60298">
      <w:pPr>
        <w:pStyle w:val="NormalWeb"/>
      </w:pPr>
      <w:r>
        <w:t>Result:</w:t>
      </w:r>
      <w:hyperlink r:id="rId45" w:history="1">
        <w:r>
          <w:rPr>
            <w:rStyle w:val="Hyperlink"/>
          </w:rPr>
          <w:t xml:space="preserve"> 5.9.25 Exit of Transfer induction</w:t>
        </w:r>
      </w:hyperlink>
    </w:p>
    <w:p w14:paraId="0D19202A" w14:textId="77777777" w:rsidR="000F56C0" w:rsidRDefault="000F56C0" w:rsidP="00C60298">
      <w:pPr>
        <w:pStyle w:val="Heading4"/>
        <w:rPr>
          <w:rFonts w:eastAsia="Times New Roman"/>
        </w:rPr>
      </w:pPr>
      <w:r>
        <w:rPr>
          <w:rFonts w:eastAsia="Times New Roman"/>
        </w:rPr>
        <w:t>5.9.26 Transport Bag in Hub Container</w:t>
      </w:r>
    </w:p>
    <w:p w14:paraId="17F3A93A" w14:textId="77777777" w:rsidR="000F56C0" w:rsidRDefault="000F56C0" w:rsidP="00C60298">
      <w:pPr>
        <w:pStyle w:val="NormalWeb"/>
      </w:pPr>
      <w:r>
        <w:t>Use case: container is transported from inbound aircraft to outbound aircraft and reported at bag level</w:t>
      </w:r>
    </w:p>
    <w:p w14:paraId="79AFD1DC" w14:textId="77777777" w:rsidR="000F56C0" w:rsidRDefault="000F56C0" w:rsidP="00C60298">
      <w:pPr>
        <w:pStyle w:val="NormalWeb"/>
      </w:pPr>
      <w:r>
        <w:t>Redaction: list of bags reduced to 1 to match BIX paradigm</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598"/>
        <w:gridCol w:w="210"/>
      </w:tblGrid>
      <w:tr w:rsidR="000F56C0" w14:paraId="288F31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12E32D"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211BD" w14:textId="77777777" w:rsidR="000F56C0" w:rsidRDefault="000F56C0" w:rsidP="00C60298">
            <w:pPr>
              <w:pStyle w:val="NormalWeb"/>
            </w:pPr>
            <w:r>
              <w:t> </w:t>
            </w:r>
          </w:p>
        </w:tc>
      </w:tr>
      <w:tr w:rsidR="000F56C0" w14:paraId="0C1B9F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2F9D9"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7AE6F" w14:textId="77777777" w:rsidR="000F56C0" w:rsidRDefault="000F56C0" w:rsidP="00C60298">
            <w:pPr>
              <w:pStyle w:val="NormalWeb"/>
            </w:pPr>
            <w:r>
              <w:t> </w:t>
            </w:r>
          </w:p>
        </w:tc>
      </w:tr>
      <w:tr w:rsidR="000F56C0" w14:paraId="4E0033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02744" w14:textId="77777777" w:rsidR="000F56C0" w:rsidRDefault="000F56C0" w:rsidP="00C60298">
            <w:pPr>
              <w:pStyle w:val="NormalWeb"/>
            </w:pPr>
            <w:r>
              <w:t>.J/G/JFKBRDL/AUTOGEN/11APR/094855Z///RM/RM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AF092F" w14:textId="77777777" w:rsidR="000F56C0" w:rsidRDefault="000F56C0" w:rsidP="00C60298">
            <w:pPr>
              <w:pStyle w:val="NormalWeb"/>
            </w:pPr>
            <w:r>
              <w:t> </w:t>
            </w:r>
          </w:p>
        </w:tc>
      </w:tr>
      <w:tr w:rsidR="000F56C0" w14:paraId="30D7E7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D56BC" w14:textId="77777777" w:rsidR="000F56C0" w:rsidRDefault="000F56C0" w:rsidP="00C60298">
            <w:pPr>
              <w:pStyle w:val="NormalWeb"/>
            </w:pPr>
            <w:r>
              <w:t>.F/DL321/11APR/LAX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856746" w14:textId="77777777" w:rsidR="000F56C0" w:rsidRDefault="000F56C0" w:rsidP="00C60298">
            <w:pPr>
              <w:pStyle w:val="NormalWeb"/>
            </w:pPr>
            <w:r>
              <w:t> </w:t>
            </w:r>
          </w:p>
        </w:tc>
      </w:tr>
      <w:tr w:rsidR="000F56C0" w14:paraId="145BFE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1E226"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ADB741" w14:textId="77777777" w:rsidR="000F56C0" w:rsidRDefault="000F56C0" w:rsidP="00C60298">
            <w:pPr>
              <w:pStyle w:val="NormalWeb"/>
            </w:pPr>
            <w:r>
              <w:t> </w:t>
            </w:r>
          </w:p>
        </w:tc>
      </w:tr>
      <w:tr w:rsidR="000F56C0" w14:paraId="5583A1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34A0BB"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6FF7A" w14:textId="77777777" w:rsidR="000F56C0" w:rsidRDefault="000F56C0" w:rsidP="00C60298">
            <w:pPr>
              <w:pStyle w:val="NormalWeb"/>
            </w:pPr>
            <w:r>
              <w:t> </w:t>
            </w:r>
          </w:p>
        </w:tc>
      </w:tr>
      <w:tr w:rsidR="000F56C0" w14:paraId="2E306B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C8E5C6"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3A9A7" w14:textId="77777777" w:rsidR="000F56C0" w:rsidRDefault="000F56C0" w:rsidP="00C60298">
            <w:pPr>
              <w:pStyle w:val="NormalWeb"/>
            </w:pPr>
            <w:r>
              <w:t> </w:t>
            </w:r>
          </w:p>
        </w:tc>
      </w:tr>
      <w:tr w:rsidR="000F56C0" w14:paraId="5C78F8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A71BC3" w14:textId="77777777" w:rsidR="000F56C0" w:rsidRDefault="000F56C0" w:rsidP="00C60298">
            <w:pPr>
              <w:pStyle w:val="NormalWeb"/>
            </w:pPr>
            <w:r>
              <w:t>.R/ACT/GT/U//3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E0C1D6" w14:textId="77777777" w:rsidR="000F56C0" w:rsidRDefault="000F56C0" w:rsidP="00C60298">
            <w:pPr>
              <w:pStyle w:val="NormalWeb"/>
            </w:pPr>
            <w:r>
              <w:t> </w:t>
            </w:r>
          </w:p>
        </w:tc>
      </w:tr>
      <w:tr w:rsidR="000F56C0" w14:paraId="0D7403E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F68F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9A6DD3" w14:textId="77777777" w:rsidR="000F56C0" w:rsidRDefault="000F56C0" w:rsidP="00C60298">
            <w:pPr>
              <w:pStyle w:val="NormalWeb"/>
            </w:pPr>
            <w:r>
              <w:t> </w:t>
            </w:r>
          </w:p>
        </w:tc>
      </w:tr>
    </w:tbl>
    <w:p w14:paraId="36C797DB" w14:textId="77777777" w:rsidR="000F56C0" w:rsidRDefault="000F56C0" w:rsidP="00C60298">
      <w:pPr>
        <w:pStyle w:val="NormalWeb"/>
      </w:pPr>
      <w:r>
        <w:t>Semantics: Artificial event for bag, derived from container event. A bag is transported (in its container) from inbound Lufthansa flight to outbound Delta flight (parking stand to parking stand)</w:t>
      </w:r>
    </w:p>
    <w:p w14:paraId="22197098" w14:textId="77777777" w:rsidR="000F56C0" w:rsidRDefault="000F56C0" w:rsidP="00C60298">
      <w:pPr>
        <w:pStyle w:val="NormalWeb"/>
      </w:pPr>
      <w:r>
        <w:t xml:space="preserve">Analysis: Message is for transfer-departure process (T), so Delta is fetching the bag/container. The process is </w:t>
      </w:r>
      <w:proofErr w:type="spellStart"/>
      <w:r>
        <w:t>labeled</w:t>
      </w:r>
      <w:proofErr w:type="spellEnd"/>
      <w:r>
        <w:t xml:space="preserve"> as </w:t>
      </w:r>
      <w:proofErr w:type="spellStart"/>
      <w:r>
        <w:t>T;Acquire;Route</w:t>
      </w:r>
      <w:proofErr w:type="spellEnd"/>
    </w:p>
    <w:p w14:paraId="45014E5C" w14:textId="77777777" w:rsidR="000F56C0" w:rsidRDefault="000F56C0" w:rsidP="00C60298">
      <w:pPr>
        <w:pStyle w:val="NormalWeb"/>
      </w:pPr>
      <w:r>
        <w:t xml:space="preserve">Result: </w:t>
      </w:r>
      <w:hyperlink r:id="rId46" w:history="1">
        <w:r>
          <w:rPr>
            <w:rStyle w:val="Hyperlink"/>
          </w:rPr>
          <w:t>5.9.26 Transport Bag in Hub Container</w:t>
        </w:r>
      </w:hyperlink>
    </w:p>
    <w:p w14:paraId="5E2802C6" w14:textId="77777777" w:rsidR="000F56C0" w:rsidRDefault="000F56C0" w:rsidP="00C60298">
      <w:pPr>
        <w:pStyle w:val="Heading4"/>
        <w:rPr>
          <w:rFonts w:eastAsia="Times New Roman"/>
        </w:rPr>
      </w:pPr>
      <w:r>
        <w:rPr>
          <w:rFonts w:eastAsia="Times New Roman"/>
        </w:rPr>
        <w:t>5.9.27 Transport of Container to Terminating offloads/induction</w:t>
      </w:r>
    </w:p>
    <w:p w14:paraId="3FFF6096" w14:textId="77777777" w:rsidR="000F56C0" w:rsidRDefault="000F56C0" w:rsidP="00C60298">
      <w:pPr>
        <w:pStyle w:val="NormalWeb"/>
      </w:pPr>
      <w:r>
        <w:t>Use case: ULD at arrival/termination is routed to induction</w:t>
      </w:r>
    </w:p>
    <w:p w14:paraId="43294198"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91"/>
        <w:gridCol w:w="210"/>
      </w:tblGrid>
      <w:tr w:rsidR="000F56C0" w14:paraId="3CB01D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C63BAA"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B9B42" w14:textId="77777777" w:rsidR="000F56C0" w:rsidRDefault="000F56C0" w:rsidP="00C60298">
            <w:pPr>
              <w:pStyle w:val="NormalWeb"/>
            </w:pPr>
            <w:r>
              <w:t> </w:t>
            </w:r>
          </w:p>
        </w:tc>
      </w:tr>
      <w:tr w:rsidR="000F56C0" w14:paraId="292679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5B237B"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CF603" w14:textId="77777777" w:rsidR="000F56C0" w:rsidRDefault="000F56C0" w:rsidP="00C60298">
            <w:pPr>
              <w:pStyle w:val="NormalWeb"/>
            </w:pPr>
            <w:r>
              <w:t> </w:t>
            </w:r>
          </w:p>
        </w:tc>
      </w:tr>
      <w:tr w:rsidR="000F56C0" w14:paraId="738775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A92F9" w14:textId="77777777" w:rsidR="000F56C0" w:rsidRDefault="000F56C0" w:rsidP="00C60298">
            <w:pPr>
              <w:pStyle w:val="NormalWeb"/>
            </w:pPr>
            <w:r>
              <w:t>.J/G/JFKBRDL//11APR/094855Z///RM/TI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853678" w14:textId="77777777" w:rsidR="000F56C0" w:rsidRDefault="000F56C0" w:rsidP="00C60298">
            <w:pPr>
              <w:pStyle w:val="NormalWeb"/>
            </w:pPr>
            <w:r>
              <w:t> </w:t>
            </w:r>
          </w:p>
        </w:tc>
      </w:tr>
      <w:tr w:rsidR="000F56C0" w14:paraId="1EDCBA3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4B760"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BB71D" w14:textId="77777777" w:rsidR="000F56C0" w:rsidRDefault="000F56C0" w:rsidP="00C60298">
            <w:pPr>
              <w:pStyle w:val="NormalWeb"/>
            </w:pPr>
            <w:r>
              <w:t> </w:t>
            </w:r>
          </w:p>
        </w:tc>
      </w:tr>
      <w:tr w:rsidR="000F56C0" w14:paraId="720931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F976F"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C1488D" w14:textId="77777777" w:rsidR="000F56C0" w:rsidRDefault="000F56C0" w:rsidP="00C60298">
            <w:pPr>
              <w:pStyle w:val="NormalWeb"/>
            </w:pPr>
            <w:r>
              <w:t> </w:t>
            </w:r>
          </w:p>
        </w:tc>
      </w:tr>
      <w:tr w:rsidR="000F56C0" w14:paraId="460010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AF562B" w14:textId="77777777" w:rsidR="000F56C0" w:rsidRDefault="000F56C0" w:rsidP="00C60298">
            <w:pPr>
              <w:pStyle w:val="NormalWeb"/>
            </w:pPr>
            <w:r>
              <w:t>.R/ACT/GT/U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89A809" w14:textId="77777777" w:rsidR="000F56C0" w:rsidRDefault="000F56C0" w:rsidP="00C60298">
            <w:pPr>
              <w:pStyle w:val="NormalWeb"/>
            </w:pPr>
            <w:r>
              <w:t> </w:t>
            </w:r>
          </w:p>
        </w:tc>
      </w:tr>
      <w:tr w:rsidR="000F56C0" w14:paraId="230340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905BEB"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2EDA2" w14:textId="77777777" w:rsidR="000F56C0" w:rsidRDefault="000F56C0" w:rsidP="00C60298">
            <w:pPr>
              <w:pStyle w:val="NormalWeb"/>
            </w:pPr>
            <w:r>
              <w:t> </w:t>
            </w:r>
          </w:p>
        </w:tc>
      </w:tr>
    </w:tbl>
    <w:p w14:paraId="4ED18113" w14:textId="77777777" w:rsidR="000F56C0" w:rsidRDefault="000F56C0" w:rsidP="00C60298">
      <w:pPr>
        <w:pStyle w:val="NormalWeb"/>
      </w:pPr>
      <w:r>
        <w:t>Semantics: the message is about a terminating container. The container is routed at ramp to induction</w:t>
      </w:r>
    </w:p>
    <w:p w14:paraId="565193C9" w14:textId="77777777" w:rsidR="000F56C0" w:rsidRDefault="000F56C0" w:rsidP="00C60298">
      <w:pPr>
        <w:pStyle w:val="NormalWeb"/>
      </w:pPr>
      <w:r>
        <w:t>Analysis: no comments. process: X; Unload; Route</w:t>
      </w:r>
    </w:p>
    <w:p w14:paraId="129F76B7" w14:textId="77777777" w:rsidR="000F56C0" w:rsidRDefault="000F56C0" w:rsidP="00C60298">
      <w:pPr>
        <w:pStyle w:val="NormalWeb"/>
      </w:pPr>
      <w:r>
        <w:t xml:space="preserve">Result: </w:t>
      </w:r>
      <w:hyperlink r:id="rId47" w:history="1">
        <w:r>
          <w:rPr>
            <w:rStyle w:val="Hyperlink"/>
          </w:rPr>
          <w:t>5.9.27 Transport of Container to Terminating</w:t>
        </w:r>
      </w:hyperlink>
    </w:p>
    <w:p w14:paraId="0A9A0527" w14:textId="77777777" w:rsidR="000F56C0" w:rsidRDefault="000F56C0" w:rsidP="00C60298">
      <w:pPr>
        <w:pStyle w:val="Heading4"/>
        <w:rPr>
          <w:rFonts w:eastAsia="Times New Roman"/>
        </w:rPr>
      </w:pPr>
      <w:r>
        <w:rPr>
          <w:rFonts w:eastAsia="Times New Roman"/>
        </w:rPr>
        <w:t>5.9.28 Offload of bag from the container to terminating/arrivals induction belt (to the claim it goes)</w:t>
      </w:r>
    </w:p>
    <w:p w14:paraId="51C46542" w14:textId="77777777" w:rsidR="000F56C0" w:rsidRDefault="000F56C0" w:rsidP="00C60298">
      <w:pPr>
        <w:pStyle w:val="NormalWeb"/>
      </w:pPr>
      <w:r>
        <w:t>Concern: here we have two events (unpack from ULD, route to claim) in a document.</w:t>
      </w:r>
    </w:p>
    <w:p w14:paraId="766D88BD" w14:textId="77777777" w:rsidR="000F56C0" w:rsidRDefault="000F56C0" w:rsidP="00C60298">
      <w:pPr>
        <w:pStyle w:val="NormalWeb"/>
      </w:pPr>
      <w:r>
        <w:t>Use case:</w:t>
      </w:r>
    </w:p>
    <w:p w14:paraId="6323ACD9" w14:textId="77777777" w:rsidR="000F56C0" w:rsidRDefault="000F56C0" w:rsidP="00C60298">
      <w:pPr>
        <w:pStyle w:val="NormalWeb"/>
        <w:numPr>
          <w:ilvl w:val="0"/>
          <w:numId w:val="19"/>
        </w:numPr>
      </w:pPr>
      <w:r>
        <w:t>Unpack bag at induction</w:t>
      </w:r>
    </w:p>
    <w:p w14:paraId="6AAAFA23" w14:textId="77777777" w:rsidR="000F56C0" w:rsidRDefault="000F56C0" w:rsidP="00C60298">
      <w:pPr>
        <w:pStyle w:val="NormalWeb"/>
        <w:numPr>
          <w:ilvl w:val="0"/>
          <w:numId w:val="19"/>
        </w:numPr>
      </w:pPr>
      <w:r>
        <w:t>Route bag from induction to claim</w:t>
      </w:r>
    </w:p>
    <w:p w14:paraId="3C4B13D7" w14:textId="77777777" w:rsidR="000F56C0" w:rsidRDefault="000F56C0" w:rsidP="00C60298">
      <w:pPr>
        <w:pStyle w:val="NormalWeb"/>
      </w:pPr>
      <w:r>
        <w:t>Redaction: split into two messages (unpack; route)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51"/>
        <w:gridCol w:w="957"/>
      </w:tblGrid>
      <w:tr w:rsidR="000F56C0" w14:paraId="1F2D60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44F400"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517620" w14:textId="77777777" w:rsidR="000F56C0" w:rsidRDefault="000F56C0" w:rsidP="00C60298">
            <w:pPr>
              <w:pStyle w:val="NormalWeb"/>
            </w:pPr>
            <w:r>
              <w:t> </w:t>
            </w:r>
          </w:p>
        </w:tc>
      </w:tr>
      <w:tr w:rsidR="000F56C0" w14:paraId="5B26E53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C7AF2"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9563EB" w14:textId="77777777" w:rsidR="000F56C0" w:rsidRDefault="000F56C0" w:rsidP="00C60298">
            <w:pPr>
              <w:pStyle w:val="NormalWeb"/>
            </w:pPr>
            <w:r>
              <w:t> </w:t>
            </w:r>
          </w:p>
        </w:tc>
      </w:tr>
      <w:tr w:rsidR="000F56C0" w14:paraId="665E12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346DAF" w14:textId="77777777" w:rsidR="000F56C0" w:rsidRDefault="000F56C0" w:rsidP="00C60298">
            <w:pPr>
              <w:pStyle w:val="NormalWeb"/>
            </w:pPr>
            <w:r>
              <w:t>.J/G/JFKBRDL//11APR/094855Z///XI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0BDCC" w14:textId="77777777" w:rsidR="000F56C0" w:rsidRDefault="000F56C0" w:rsidP="00C60298">
            <w:pPr>
              <w:pStyle w:val="NormalWeb"/>
            </w:pPr>
            <w:r>
              <w:t> Unpack</w:t>
            </w:r>
          </w:p>
        </w:tc>
      </w:tr>
      <w:tr w:rsidR="000F56C0" w14:paraId="07EF35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EF049B"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90829B" w14:textId="77777777" w:rsidR="000F56C0" w:rsidRDefault="000F56C0" w:rsidP="00C60298">
            <w:pPr>
              <w:pStyle w:val="NormalWeb"/>
            </w:pPr>
            <w:r>
              <w:t> </w:t>
            </w:r>
          </w:p>
        </w:tc>
      </w:tr>
      <w:tr w:rsidR="000F56C0" w14:paraId="535C7E9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2E4CC"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06556" w14:textId="77777777" w:rsidR="000F56C0" w:rsidRDefault="000F56C0" w:rsidP="00C60298">
            <w:pPr>
              <w:pStyle w:val="NormalWeb"/>
            </w:pPr>
            <w:r>
              <w:t> </w:t>
            </w:r>
          </w:p>
        </w:tc>
      </w:tr>
      <w:tr w:rsidR="000F56C0" w14:paraId="282620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7050ED"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D5C2D" w14:textId="77777777" w:rsidR="000F56C0" w:rsidRDefault="000F56C0" w:rsidP="00C60298">
            <w:pPr>
              <w:pStyle w:val="NormalWeb"/>
            </w:pPr>
            <w:r>
              <w:t> </w:t>
            </w:r>
          </w:p>
        </w:tc>
      </w:tr>
      <w:tr w:rsidR="000F56C0" w14:paraId="646F3D2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BA0639"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8DA13B" w14:textId="77777777" w:rsidR="000F56C0" w:rsidRDefault="000F56C0" w:rsidP="00C60298">
            <w:pPr>
              <w:pStyle w:val="NormalWeb"/>
            </w:pPr>
            <w:r>
              <w:t> </w:t>
            </w:r>
          </w:p>
        </w:tc>
      </w:tr>
      <w:tr w:rsidR="000F56C0" w14:paraId="24842B5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B0B5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FE013" w14:textId="77777777" w:rsidR="000F56C0" w:rsidRDefault="000F56C0" w:rsidP="00C60298">
            <w:pPr>
              <w:pStyle w:val="NormalWeb"/>
            </w:pPr>
            <w:r>
              <w:t> </w:t>
            </w:r>
          </w:p>
        </w:tc>
      </w:tr>
      <w:tr w:rsidR="000F56C0" w14:paraId="4FC6CB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EAA46"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573630" w14:textId="77777777" w:rsidR="000F56C0" w:rsidRDefault="000F56C0" w:rsidP="00C60298"/>
        </w:tc>
      </w:tr>
      <w:tr w:rsidR="000F56C0" w14:paraId="54D2298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8DECB"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7D9FA" w14:textId="77777777" w:rsidR="000F56C0" w:rsidRDefault="000F56C0" w:rsidP="00C60298">
            <w:pPr>
              <w:pStyle w:val="NormalWeb"/>
            </w:pPr>
            <w:r>
              <w:t> </w:t>
            </w:r>
          </w:p>
        </w:tc>
      </w:tr>
      <w:tr w:rsidR="000F56C0" w14:paraId="4D7F4A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910F58" w14:textId="77777777" w:rsidR="000F56C0" w:rsidRDefault="000F56C0" w:rsidP="00C60298">
            <w:pPr>
              <w:pStyle w:val="NormalWeb"/>
            </w:pPr>
            <w:r>
              <w:t>.J/G/JFKBRDL//11APR/094855Z///XI/CL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665E1" w14:textId="77777777" w:rsidR="000F56C0" w:rsidRDefault="000F56C0" w:rsidP="00C60298">
            <w:pPr>
              <w:pStyle w:val="NormalWeb"/>
            </w:pPr>
            <w:r>
              <w:t> route</w:t>
            </w:r>
          </w:p>
        </w:tc>
      </w:tr>
      <w:tr w:rsidR="000F56C0" w14:paraId="6FF60D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7CBDC"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348598" w14:textId="77777777" w:rsidR="000F56C0" w:rsidRDefault="000F56C0" w:rsidP="00C60298">
            <w:pPr>
              <w:pStyle w:val="NormalWeb"/>
            </w:pPr>
            <w:r>
              <w:t> </w:t>
            </w:r>
          </w:p>
        </w:tc>
      </w:tr>
      <w:tr w:rsidR="000F56C0" w14:paraId="1408E2A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B8B58"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D9925" w14:textId="77777777" w:rsidR="000F56C0" w:rsidRDefault="000F56C0" w:rsidP="00C60298">
            <w:pPr>
              <w:pStyle w:val="NormalWeb"/>
            </w:pPr>
            <w:r>
              <w:t> </w:t>
            </w:r>
          </w:p>
        </w:tc>
      </w:tr>
      <w:tr w:rsidR="000F56C0" w14:paraId="5853AF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ECF691"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BEBD9" w14:textId="77777777" w:rsidR="000F56C0" w:rsidRDefault="000F56C0" w:rsidP="00C60298">
            <w:pPr>
              <w:pStyle w:val="NormalWeb"/>
            </w:pPr>
            <w:r>
              <w:t> </w:t>
            </w:r>
          </w:p>
        </w:tc>
      </w:tr>
      <w:tr w:rsidR="000F56C0" w14:paraId="60ED88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29A3F"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943622" w14:textId="77777777" w:rsidR="000F56C0" w:rsidRDefault="000F56C0" w:rsidP="00C60298">
            <w:pPr>
              <w:pStyle w:val="NormalWeb"/>
            </w:pPr>
            <w:r>
              <w:t> </w:t>
            </w:r>
          </w:p>
        </w:tc>
      </w:tr>
    </w:tbl>
    <w:p w14:paraId="139F268A" w14:textId="77777777" w:rsidR="000F56C0" w:rsidRDefault="000F56C0" w:rsidP="00C60298">
      <w:pPr>
        <w:pStyle w:val="NormalWeb"/>
      </w:pPr>
      <w:r>
        <w:t>Semantics: two events are reported here, to unpack the bag and to deliver to claims (ending airline custody)</w:t>
      </w:r>
    </w:p>
    <w:p w14:paraId="5B962963" w14:textId="77777777" w:rsidR="000F56C0" w:rsidRDefault="000F56C0" w:rsidP="00C60298">
      <w:pPr>
        <w:pStyle w:val="NormalWeb"/>
      </w:pPr>
      <w:r>
        <w:t>Analysis : nothing special</w:t>
      </w:r>
    </w:p>
    <w:p w14:paraId="2ABEB014" w14:textId="77777777" w:rsidR="000F56C0" w:rsidRDefault="000F56C0" w:rsidP="00C60298">
      <w:pPr>
        <w:pStyle w:val="NormalWeb"/>
      </w:pPr>
      <w:r>
        <w:t>Result:</w:t>
      </w:r>
    </w:p>
    <w:p w14:paraId="7075C56E" w14:textId="77777777" w:rsidR="000F56C0" w:rsidRDefault="000F56C0" w:rsidP="00C60298">
      <w:pPr>
        <w:pStyle w:val="NormalWeb"/>
        <w:numPr>
          <w:ilvl w:val="0"/>
          <w:numId w:val="20"/>
        </w:numPr>
      </w:pPr>
      <w:hyperlink r:id="rId48" w:history="1">
        <w:r>
          <w:rPr>
            <w:rStyle w:val="Hyperlink"/>
          </w:rPr>
          <w:t>5.928.a unpack bag at induction</w:t>
        </w:r>
      </w:hyperlink>
    </w:p>
    <w:p w14:paraId="712408D1" w14:textId="77777777" w:rsidR="000F56C0" w:rsidRDefault="000F56C0" w:rsidP="00C60298">
      <w:pPr>
        <w:pStyle w:val="NormalWeb"/>
        <w:numPr>
          <w:ilvl w:val="0"/>
          <w:numId w:val="20"/>
        </w:numPr>
      </w:pPr>
      <w:hyperlink r:id="rId49" w:history="1">
        <w:r>
          <w:rPr>
            <w:rStyle w:val="Hyperlink"/>
          </w:rPr>
          <w:t>5.9.28.b route bag to claim</w:t>
        </w:r>
      </w:hyperlink>
    </w:p>
    <w:p w14:paraId="0E731D82" w14:textId="77777777" w:rsidR="000F56C0" w:rsidRDefault="000F56C0" w:rsidP="00C60298">
      <w:pPr>
        <w:pStyle w:val="Heading4"/>
        <w:rPr>
          <w:rFonts w:eastAsia="Times New Roman"/>
        </w:rPr>
      </w:pPr>
      <w:r>
        <w:rPr>
          <w:rFonts w:eastAsia="Times New Roman"/>
        </w:rPr>
        <w:t>5.9.30 Passing through from arrival offloads to claim belt</w:t>
      </w:r>
    </w:p>
    <w:p w14:paraId="713FC723" w14:textId="77777777" w:rsidR="000F56C0" w:rsidRDefault="000F56C0" w:rsidP="00C60298">
      <w:pPr>
        <w:pStyle w:val="NormalWeb"/>
      </w:pPr>
      <w:r>
        <w:t>Use case: event to report bag is delivered to claims (ending airline custody)</w:t>
      </w:r>
    </w:p>
    <w:p w14:paraId="36C76B6C"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31"/>
        <w:gridCol w:w="210"/>
      </w:tblGrid>
      <w:tr w:rsidR="000F56C0" w14:paraId="3E3002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0E2A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4FBE2" w14:textId="77777777" w:rsidR="000F56C0" w:rsidRDefault="000F56C0" w:rsidP="00C60298">
            <w:pPr>
              <w:pStyle w:val="NormalWeb"/>
            </w:pPr>
            <w:r>
              <w:t> </w:t>
            </w:r>
          </w:p>
        </w:tc>
      </w:tr>
      <w:tr w:rsidR="000F56C0" w14:paraId="6277F1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30D5F"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84D8A4" w14:textId="77777777" w:rsidR="000F56C0" w:rsidRDefault="000F56C0" w:rsidP="00C60298">
            <w:pPr>
              <w:pStyle w:val="NormalWeb"/>
            </w:pPr>
            <w:r>
              <w:t> </w:t>
            </w:r>
          </w:p>
        </w:tc>
      </w:tr>
      <w:tr w:rsidR="000F56C0" w14:paraId="71E3F2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21722" w14:textId="77777777" w:rsidR="000F56C0" w:rsidRDefault="000F56C0" w:rsidP="00C60298">
            <w:pPr>
              <w:pStyle w:val="NormalWeb"/>
            </w:pPr>
            <w:r>
              <w:t>.J/G/JFKBRDL//11APR/094855Z///CL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E313D" w14:textId="77777777" w:rsidR="000F56C0" w:rsidRDefault="000F56C0" w:rsidP="00C60298">
            <w:pPr>
              <w:pStyle w:val="NormalWeb"/>
            </w:pPr>
            <w:r>
              <w:t> </w:t>
            </w:r>
          </w:p>
        </w:tc>
      </w:tr>
      <w:tr w:rsidR="000F56C0" w14:paraId="2B363E1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30C21"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5529ED" w14:textId="77777777" w:rsidR="000F56C0" w:rsidRDefault="000F56C0" w:rsidP="00C60298">
            <w:pPr>
              <w:pStyle w:val="NormalWeb"/>
            </w:pPr>
            <w:r>
              <w:t> </w:t>
            </w:r>
          </w:p>
        </w:tc>
      </w:tr>
      <w:tr w:rsidR="000F56C0" w14:paraId="27F7AD1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F7EB44"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09686A" w14:textId="77777777" w:rsidR="000F56C0" w:rsidRDefault="000F56C0" w:rsidP="00C60298">
            <w:pPr>
              <w:pStyle w:val="NormalWeb"/>
            </w:pPr>
            <w:r>
              <w:t> </w:t>
            </w:r>
          </w:p>
        </w:tc>
      </w:tr>
      <w:tr w:rsidR="000F56C0" w14:paraId="2F34318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8D5B9"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C1025" w14:textId="77777777" w:rsidR="000F56C0" w:rsidRDefault="000F56C0" w:rsidP="00C60298">
            <w:pPr>
              <w:pStyle w:val="NormalWeb"/>
            </w:pPr>
            <w:r>
              <w:t> </w:t>
            </w:r>
          </w:p>
        </w:tc>
      </w:tr>
      <w:tr w:rsidR="000F56C0" w14:paraId="3142DB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5D234C"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FDBE0" w14:textId="77777777" w:rsidR="000F56C0" w:rsidRDefault="000F56C0" w:rsidP="00C60298">
            <w:pPr>
              <w:pStyle w:val="NormalWeb"/>
            </w:pPr>
            <w:r>
              <w:t> </w:t>
            </w:r>
          </w:p>
        </w:tc>
      </w:tr>
    </w:tbl>
    <w:p w14:paraId="6CF9C465" w14:textId="77777777" w:rsidR="000F56C0" w:rsidRDefault="000F56C0" w:rsidP="00C60298">
      <w:pPr>
        <w:pStyle w:val="NormalWeb"/>
      </w:pPr>
      <w:r>
        <w:t>Semantics: see use case</w:t>
      </w:r>
    </w:p>
    <w:p w14:paraId="44F0468F" w14:textId="77777777" w:rsidR="000F56C0" w:rsidRDefault="000F56C0" w:rsidP="00C60298">
      <w:pPr>
        <w:pStyle w:val="NormalWeb"/>
      </w:pPr>
      <w:r>
        <w:t xml:space="preserve">Analysis: no comments. </w:t>
      </w:r>
      <w:r>
        <w:rPr>
          <w:rStyle w:val="inline-comment-marker"/>
        </w:rPr>
        <w:t>Process: X; Deliver; Deliver</w:t>
      </w:r>
    </w:p>
    <w:p w14:paraId="50CFBD21" w14:textId="77777777" w:rsidR="000F56C0" w:rsidRDefault="000F56C0" w:rsidP="00C60298">
      <w:pPr>
        <w:pStyle w:val="NormalWeb"/>
      </w:pPr>
      <w:r>
        <w:t xml:space="preserve">Result: </w:t>
      </w:r>
      <w:hyperlink r:id="rId50" w:history="1">
        <w:r>
          <w:rPr>
            <w:rStyle w:val="Hyperlink"/>
          </w:rPr>
          <w:t>5.9.30 Passing through from arrival</w:t>
        </w:r>
      </w:hyperlink>
    </w:p>
    <w:p w14:paraId="4C978B61" w14:textId="77777777" w:rsidR="000F56C0" w:rsidRDefault="000F56C0" w:rsidP="00C60298">
      <w:pPr>
        <w:pStyle w:val="Heading4"/>
        <w:rPr>
          <w:rFonts w:eastAsia="Times New Roman"/>
        </w:rPr>
      </w:pPr>
      <w:r>
        <w:rPr>
          <w:rFonts w:eastAsia="Times New Roman"/>
        </w:rPr>
        <w:t>5.9.31 Bag is on hand once bag has missed</w:t>
      </w:r>
    </w:p>
    <w:p w14:paraId="6CCAF3C2" w14:textId="77777777" w:rsidR="000F56C0" w:rsidRDefault="000F56C0" w:rsidP="00C60298">
      <w:pPr>
        <w:pStyle w:val="NormalWeb"/>
      </w:pPr>
      <w:r>
        <w:t>Use case: Bag has missed flight and is reported as left behind</w:t>
      </w:r>
    </w:p>
    <w:p w14:paraId="40F64C6B" w14:textId="77777777" w:rsidR="000F56C0" w:rsidRDefault="000F56C0" w:rsidP="00C60298">
      <w:pPr>
        <w:pStyle w:val="NormalWeb"/>
      </w:pPr>
      <w:r>
        <w:t>Redaction: Changed to origin departure JFK to FRA, changed to bag irregularity (.B)</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71"/>
        <w:gridCol w:w="210"/>
      </w:tblGrid>
      <w:tr w:rsidR="000F56C0" w14:paraId="38404B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E70E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9EF596" w14:textId="77777777" w:rsidR="000F56C0" w:rsidRDefault="000F56C0" w:rsidP="00C60298">
            <w:pPr>
              <w:pStyle w:val="NormalWeb"/>
            </w:pPr>
            <w:r>
              <w:t> </w:t>
            </w:r>
          </w:p>
        </w:tc>
      </w:tr>
      <w:tr w:rsidR="000F56C0" w14:paraId="6398D4B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C3FD9" w14:textId="77777777" w:rsidR="000F56C0" w:rsidRDefault="000F56C0" w:rsidP="00C60298">
            <w:pPr>
              <w:pStyle w:val="NormalWeb"/>
            </w:pPr>
            <w:r>
              <w:t>.V/1LJFK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A2F64" w14:textId="77777777" w:rsidR="000F56C0" w:rsidRDefault="000F56C0" w:rsidP="00C60298">
            <w:pPr>
              <w:pStyle w:val="NormalWeb"/>
            </w:pPr>
            <w:r>
              <w:t> </w:t>
            </w:r>
          </w:p>
        </w:tc>
      </w:tr>
      <w:tr w:rsidR="000F56C0" w14:paraId="6C62DA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52B99" w14:textId="77777777" w:rsidR="000F56C0" w:rsidRDefault="000F56C0" w:rsidP="00C60298">
            <w:pPr>
              <w:pStyle w:val="NormalWeb"/>
            </w:pPr>
            <w:r>
              <w:t>.J/G/JFKBRDL//11APR/094855Z///OH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06727D" w14:textId="77777777" w:rsidR="000F56C0" w:rsidRDefault="000F56C0" w:rsidP="00C60298">
            <w:pPr>
              <w:pStyle w:val="NormalWeb"/>
            </w:pPr>
            <w:r>
              <w:t> </w:t>
            </w:r>
          </w:p>
        </w:tc>
      </w:tr>
      <w:tr w:rsidR="000F56C0" w14:paraId="497093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54C12" w14:textId="77777777" w:rsidR="000F56C0" w:rsidRDefault="000F56C0" w:rsidP="00C60298">
            <w:pPr>
              <w:pStyle w:val="NormalWeb"/>
            </w:pPr>
            <w:r>
              <w:t>.F/LH123/11APR/FRA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40C82" w14:textId="77777777" w:rsidR="000F56C0" w:rsidRDefault="000F56C0" w:rsidP="00C60298">
            <w:pPr>
              <w:pStyle w:val="NormalWeb"/>
            </w:pPr>
            <w:r>
              <w:t> </w:t>
            </w:r>
          </w:p>
        </w:tc>
      </w:tr>
      <w:tr w:rsidR="000F56C0" w14:paraId="622F57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C4FEB4" w14:textId="77777777" w:rsidR="000F56C0" w:rsidRDefault="000F56C0" w:rsidP="00C60298">
            <w:pPr>
              <w:pStyle w:val="NormalWeb"/>
            </w:pPr>
            <w:r>
              <w:t>.B/LBA/0220123456001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6C4210" w14:textId="77777777" w:rsidR="000F56C0" w:rsidRDefault="000F56C0" w:rsidP="00C60298">
            <w:pPr>
              <w:pStyle w:val="NormalWeb"/>
            </w:pPr>
            <w:r>
              <w:t> </w:t>
            </w:r>
          </w:p>
        </w:tc>
      </w:tr>
      <w:tr w:rsidR="000F56C0" w14:paraId="260624F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1599C" w14:textId="77777777" w:rsidR="000F56C0" w:rsidRDefault="000F56C0" w:rsidP="00C60298">
            <w:pPr>
              <w:pStyle w:val="NormalWeb"/>
            </w:pPr>
            <w:r>
              <w:t>.R/ACT/LB/B//1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179042" w14:textId="77777777" w:rsidR="000F56C0" w:rsidRDefault="000F56C0" w:rsidP="00C60298">
            <w:pPr>
              <w:pStyle w:val="NormalWeb"/>
            </w:pPr>
            <w:r>
              <w:t> </w:t>
            </w:r>
          </w:p>
        </w:tc>
      </w:tr>
      <w:tr w:rsidR="000F56C0" w14:paraId="797697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C514A3"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58330" w14:textId="77777777" w:rsidR="000F56C0" w:rsidRDefault="000F56C0" w:rsidP="00C60298">
            <w:pPr>
              <w:pStyle w:val="NormalWeb"/>
            </w:pPr>
            <w:r>
              <w:t> </w:t>
            </w:r>
          </w:p>
        </w:tc>
      </w:tr>
    </w:tbl>
    <w:p w14:paraId="5598A258" w14:textId="77777777" w:rsidR="000F56C0" w:rsidRDefault="000F56C0" w:rsidP="00C60298">
      <w:pPr>
        <w:pStyle w:val="NormalWeb"/>
      </w:pPr>
      <w:r>
        <w:t>Semantics: Bag is reconciled as left behind on flight departure and present in problem bag storage</w:t>
      </w:r>
    </w:p>
    <w:p w14:paraId="5B98FD95" w14:textId="77777777" w:rsidR="000F56C0" w:rsidRDefault="000F56C0" w:rsidP="00C60298">
      <w:pPr>
        <w:pStyle w:val="NormalWeb"/>
      </w:pPr>
      <w:r>
        <w:t>Analysis: Bag irregularity is mapped on Baggage Incident status</w:t>
      </w:r>
    </w:p>
    <w:p w14:paraId="17452163" w14:textId="77777777" w:rsidR="000F56C0" w:rsidRDefault="000F56C0" w:rsidP="00C60298">
      <w:pPr>
        <w:pStyle w:val="NormalWeb"/>
      </w:pPr>
      <w:r>
        <w:t xml:space="preserve">Result: </w:t>
      </w:r>
      <w:hyperlink r:id="rId51" w:history="1">
        <w:r>
          <w:rPr>
            <w:rStyle w:val="Hyperlink"/>
          </w:rPr>
          <w:t>5.9.31 Bag is on hand once bag has missed</w:t>
        </w:r>
      </w:hyperlink>
    </w:p>
    <w:p w14:paraId="521E87CA" w14:textId="77777777" w:rsidR="000F56C0" w:rsidRDefault="000F56C0" w:rsidP="00C60298">
      <w:pPr>
        <w:pStyle w:val="Heading4"/>
        <w:rPr>
          <w:rFonts w:eastAsia="Times New Roman"/>
        </w:rPr>
      </w:pPr>
      <w:r>
        <w:rPr>
          <w:rFonts w:eastAsia="Times New Roman"/>
        </w:rPr>
        <w:t>5.9.33 Rush bag is loaded onto cart</w:t>
      </w:r>
    </w:p>
    <w:p w14:paraId="784C2C64" w14:textId="77777777" w:rsidR="000F56C0" w:rsidRDefault="000F56C0" w:rsidP="00C60298">
      <w:pPr>
        <w:pStyle w:val="NormalWeb"/>
      </w:pPr>
      <w:r>
        <w:t>Use case: rush bag packed to cart</w:t>
      </w:r>
    </w:p>
    <w:p w14:paraId="1D4FFAA2"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98"/>
        <w:gridCol w:w="210"/>
      </w:tblGrid>
      <w:tr w:rsidR="000F56C0" w14:paraId="659E85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4EC78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98C78" w14:textId="77777777" w:rsidR="000F56C0" w:rsidRDefault="000F56C0" w:rsidP="00C60298">
            <w:pPr>
              <w:pStyle w:val="NormalWeb"/>
            </w:pPr>
            <w:r>
              <w:t> </w:t>
            </w:r>
          </w:p>
        </w:tc>
      </w:tr>
      <w:tr w:rsidR="000F56C0" w14:paraId="3FE414C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80CC44"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2913AA" w14:textId="77777777" w:rsidR="000F56C0" w:rsidRDefault="000F56C0" w:rsidP="00C60298">
            <w:pPr>
              <w:pStyle w:val="NormalWeb"/>
            </w:pPr>
            <w:r>
              <w:t> </w:t>
            </w:r>
          </w:p>
        </w:tc>
      </w:tr>
      <w:tr w:rsidR="000F56C0" w14:paraId="59FAB2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D3291" w14:textId="77777777" w:rsidR="000F56C0" w:rsidRDefault="000F56C0" w:rsidP="00C60298">
            <w:pPr>
              <w:pStyle w:val="NormalWeb"/>
            </w:pPr>
            <w:r>
              <w:t>.J/R/JFKBRDL//11APR/094855Z///MU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89A138" w14:textId="77777777" w:rsidR="000F56C0" w:rsidRDefault="000F56C0" w:rsidP="00C60298">
            <w:pPr>
              <w:pStyle w:val="NormalWeb"/>
            </w:pPr>
            <w:r>
              <w:t> </w:t>
            </w:r>
          </w:p>
        </w:tc>
      </w:tr>
      <w:tr w:rsidR="000F56C0" w14:paraId="6A4703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92DB45" w14:textId="77777777" w:rsidR="000F56C0" w:rsidRDefault="000F56C0" w:rsidP="00C60298">
            <w:pPr>
              <w:pStyle w:val="NormalWeb"/>
            </w:pPr>
            <w:r>
              <w:t>.F/LH127/11APR/JFK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F294E5" w14:textId="77777777" w:rsidR="000F56C0" w:rsidRDefault="000F56C0" w:rsidP="00C60298">
            <w:pPr>
              <w:pStyle w:val="NormalWeb"/>
            </w:pPr>
            <w:r>
              <w:t> </w:t>
            </w:r>
          </w:p>
        </w:tc>
      </w:tr>
      <w:tr w:rsidR="000F56C0" w14:paraId="0572207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522054" w14:textId="77777777" w:rsidR="000F56C0" w:rsidRDefault="000F56C0" w:rsidP="00C60298">
            <w:pPr>
              <w:pStyle w:val="NormalWeb"/>
            </w:pPr>
            <w:r>
              <w:t>.U/TRYCART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F12D5" w14:textId="77777777" w:rsidR="000F56C0" w:rsidRDefault="000F56C0" w:rsidP="00C60298">
            <w:pPr>
              <w:pStyle w:val="NormalWeb"/>
            </w:pPr>
            <w:r>
              <w:t> </w:t>
            </w:r>
          </w:p>
        </w:tc>
      </w:tr>
      <w:tr w:rsidR="000F56C0" w14:paraId="2071092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439B8"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36FC11" w14:textId="77777777" w:rsidR="000F56C0" w:rsidRDefault="000F56C0" w:rsidP="00C60298">
            <w:pPr>
              <w:pStyle w:val="NormalWeb"/>
            </w:pPr>
            <w:r>
              <w:t> </w:t>
            </w:r>
          </w:p>
        </w:tc>
      </w:tr>
      <w:tr w:rsidR="000F56C0" w14:paraId="59DDE4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98D2A" w14:textId="77777777" w:rsidR="000F56C0" w:rsidRDefault="000F56C0" w:rsidP="00C60298">
            <w:pPr>
              <w:pStyle w:val="NormalWeb"/>
            </w:pPr>
            <w:r>
              <w:t>.E/RUSH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9563A" w14:textId="77777777" w:rsidR="000F56C0" w:rsidRDefault="000F56C0" w:rsidP="00C60298">
            <w:pPr>
              <w:pStyle w:val="NormalWeb"/>
            </w:pPr>
            <w:r>
              <w:t> </w:t>
            </w:r>
          </w:p>
        </w:tc>
      </w:tr>
      <w:tr w:rsidR="000F56C0" w14:paraId="05E4444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D750F" w14:textId="77777777" w:rsidR="000F56C0" w:rsidRDefault="000F56C0" w:rsidP="00C60298">
            <w:pPr>
              <w:pStyle w:val="NormalWeb"/>
            </w:pPr>
            <w:r>
              <w:t>.R/ACT/LD/B//1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D094AB" w14:textId="77777777" w:rsidR="000F56C0" w:rsidRDefault="000F56C0" w:rsidP="00C60298">
            <w:pPr>
              <w:pStyle w:val="NormalWeb"/>
            </w:pPr>
            <w:r>
              <w:t> </w:t>
            </w:r>
          </w:p>
        </w:tc>
      </w:tr>
      <w:tr w:rsidR="000F56C0" w14:paraId="72D6F2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1B4D2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C8FD7" w14:textId="77777777" w:rsidR="000F56C0" w:rsidRDefault="000F56C0" w:rsidP="00C60298">
            <w:pPr>
              <w:pStyle w:val="NormalWeb"/>
            </w:pPr>
            <w:r>
              <w:t> </w:t>
            </w:r>
          </w:p>
        </w:tc>
      </w:tr>
    </w:tbl>
    <w:p w14:paraId="3B1F8988" w14:textId="77777777" w:rsidR="000F56C0" w:rsidRDefault="000F56C0" w:rsidP="00C60298">
      <w:pPr>
        <w:pStyle w:val="NormalWeb"/>
      </w:pPr>
      <w:r>
        <w:t>Semantics: see use case</w:t>
      </w:r>
    </w:p>
    <w:p w14:paraId="43EBEDF6" w14:textId="77777777" w:rsidR="000F56C0" w:rsidRDefault="000F56C0" w:rsidP="00C60298">
      <w:pPr>
        <w:pStyle w:val="NormalWeb"/>
      </w:pPr>
      <w:r>
        <w:t>Analysis : no comments. Process: L; Package; Pack</w:t>
      </w:r>
    </w:p>
    <w:p w14:paraId="4D14E21D" w14:textId="77777777" w:rsidR="000F56C0" w:rsidRDefault="000F56C0" w:rsidP="00C60298">
      <w:pPr>
        <w:pStyle w:val="NormalWeb"/>
      </w:pPr>
      <w:r>
        <w:t xml:space="preserve">Result: </w:t>
      </w:r>
      <w:hyperlink r:id="rId52" w:history="1">
        <w:r>
          <w:rPr>
            <w:rStyle w:val="Hyperlink"/>
          </w:rPr>
          <w:t>5.9.33 Rush bag is loaded onto cart</w:t>
        </w:r>
      </w:hyperlink>
    </w:p>
    <w:p w14:paraId="35335405" w14:textId="77777777" w:rsidR="000F56C0" w:rsidRDefault="000F56C0" w:rsidP="00C60298">
      <w:pPr>
        <w:pStyle w:val="Heading4"/>
        <w:rPr>
          <w:rFonts w:eastAsia="Times New Roman"/>
        </w:rPr>
      </w:pPr>
      <w:r>
        <w:rPr>
          <w:rFonts w:eastAsia="Times New Roman"/>
        </w:rPr>
        <w:t>5.9.34 Load gate-accepted bag</w:t>
      </w:r>
    </w:p>
    <w:p w14:paraId="0D2B035C" w14:textId="77777777" w:rsidR="000F56C0" w:rsidRDefault="000F56C0" w:rsidP="00C60298">
      <w:pPr>
        <w:pStyle w:val="NormalWeb"/>
      </w:pPr>
      <w:r>
        <w:t>Use case: report loading of bag that was acquired at gate</w:t>
      </w:r>
    </w:p>
    <w:p w14:paraId="462C9519" w14:textId="77777777" w:rsidR="000F56C0" w:rsidRDefault="000F56C0" w:rsidP="00C60298">
      <w:pPr>
        <w:pStyle w:val="NormalWeb"/>
      </w:pPr>
      <w:r>
        <w:t>Redaction: removed name of hold compartment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38"/>
        <w:gridCol w:w="210"/>
      </w:tblGrid>
      <w:tr w:rsidR="000F56C0" w14:paraId="6BEED25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60AE28"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618B7" w14:textId="77777777" w:rsidR="000F56C0" w:rsidRDefault="000F56C0" w:rsidP="00C60298">
            <w:pPr>
              <w:pStyle w:val="NormalWeb"/>
            </w:pPr>
            <w:r>
              <w:t> </w:t>
            </w:r>
          </w:p>
        </w:tc>
      </w:tr>
      <w:tr w:rsidR="000F56C0" w14:paraId="0E253C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80D60"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5F784" w14:textId="77777777" w:rsidR="000F56C0" w:rsidRDefault="000F56C0" w:rsidP="00C60298">
            <w:pPr>
              <w:pStyle w:val="NormalWeb"/>
            </w:pPr>
            <w:r>
              <w:t> </w:t>
            </w:r>
          </w:p>
        </w:tc>
      </w:tr>
      <w:tr w:rsidR="000F56C0" w14:paraId="2B72BA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D81EF" w14:textId="77777777" w:rsidR="000F56C0" w:rsidRDefault="000F56C0" w:rsidP="00C60298">
            <w:pPr>
              <w:pStyle w:val="NormalWeb"/>
            </w:pPr>
            <w:r>
              <w:t>.J/R/FRAPORT/HHT010/11APR/094855Z///AC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E850A" w14:textId="77777777" w:rsidR="000F56C0" w:rsidRDefault="000F56C0" w:rsidP="00C60298">
            <w:pPr>
              <w:pStyle w:val="NormalWeb"/>
            </w:pPr>
            <w:r>
              <w:t> </w:t>
            </w:r>
          </w:p>
        </w:tc>
      </w:tr>
      <w:tr w:rsidR="000F56C0" w14:paraId="362F6E9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B1940" w14:textId="77777777" w:rsidR="000F56C0" w:rsidRDefault="000F56C0" w:rsidP="00C60298">
            <w:pPr>
              <w:pStyle w:val="NormalWeb"/>
            </w:pPr>
            <w:r>
              <w:t>.F/LH127/11APR/JFK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849AB1" w14:textId="77777777" w:rsidR="000F56C0" w:rsidRDefault="000F56C0" w:rsidP="00C60298">
            <w:pPr>
              <w:pStyle w:val="NormalWeb"/>
            </w:pPr>
            <w:r>
              <w:t> </w:t>
            </w:r>
          </w:p>
        </w:tc>
      </w:tr>
      <w:tr w:rsidR="000F56C0" w14:paraId="147F6D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34FAE" w14:textId="77777777" w:rsidR="000F56C0" w:rsidRDefault="000F56C0" w:rsidP="00C60298">
            <w:pPr>
              <w:pStyle w:val="NormalWeb"/>
            </w:pPr>
            <w:r>
              <w:t>.U//51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4AD75" w14:textId="77777777" w:rsidR="000F56C0" w:rsidRDefault="000F56C0" w:rsidP="00C60298">
            <w:pPr>
              <w:pStyle w:val="NormalWeb"/>
            </w:pPr>
            <w:r>
              <w:t> </w:t>
            </w:r>
          </w:p>
        </w:tc>
      </w:tr>
      <w:tr w:rsidR="000F56C0" w14:paraId="2F5D354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8EDA95"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647805" w14:textId="77777777" w:rsidR="000F56C0" w:rsidRDefault="000F56C0" w:rsidP="00C60298">
            <w:pPr>
              <w:pStyle w:val="NormalWeb"/>
            </w:pPr>
            <w:r>
              <w:t> </w:t>
            </w:r>
          </w:p>
        </w:tc>
      </w:tr>
      <w:tr w:rsidR="000F56C0" w14:paraId="7D917D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D0C57F" w14:textId="77777777" w:rsidR="000F56C0" w:rsidRDefault="000F56C0" w:rsidP="00C60298">
            <w:pPr>
              <w:pStyle w:val="NormalWeb"/>
            </w:pPr>
            <w:r>
              <w:t>.E/GATE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56C88" w14:textId="77777777" w:rsidR="000F56C0" w:rsidRDefault="000F56C0" w:rsidP="00C60298">
            <w:pPr>
              <w:pStyle w:val="NormalWeb"/>
            </w:pPr>
            <w:r>
              <w:t> </w:t>
            </w:r>
          </w:p>
        </w:tc>
      </w:tr>
      <w:tr w:rsidR="000F56C0" w14:paraId="447448F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8CD29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76D91F" w14:textId="77777777" w:rsidR="000F56C0" w:rsidRDefault="000F56C0" w:rsidP="00C60298">
            <w:pPr>
              <w:pStyle w:val="NormalWeb"/>
            </w:pPr>
            <w:r>
              <w:t> </w:t>
            </w:r>
          </w:p>
        </w:tc>
      </w:tr>
      <w:tr w:rsidR="000F56C0" w14:paraId="2C2A81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1EEE63"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AC2595" w14:textId="77777777" w:rsidR="000F56C0" w:rsidRDefault="000F56C0" w:rsidP="00C60298">
            <w:pPr>
              <w:pStyle w:val="NormalWeb"/>
            </w:pPr>
            <w:r>
              <w:t> </w:t>
            </w:r>
          </w:p>
        </w:tc>
      </w:tr>
    </w:tbl>
    <w:p w14:paraId="75C613F1" w14:textId="77777777" w:rsidR="000F56C0" w:rsidRDefault="000F56C0" w:rsidP="00C60298">
      <w:pPr>
        <w:pStyle w:val="NormalWeb"/>
      </w:pPr>
      <w:r>
        <w:t>Semantics: bag is loaded in hold compartment 51. Bag was acquired at gate.</w:t>
      </w:r>
    </w:p>
    <w:p w14:paraId="4AF7F804" w14:textId="77777777" w:rsidR="000F56C0" w:rsidRDefault="000F56C0" w:rsidP="00C60298">
      <w:pPr>
        <w:pStyle w:val="NormalWeb"/>
      </w:pPr>
      <w:r>
        <w:t>Analysis: nothing special</w:t>
      </w:r>
    </w:p>
    <w:p w14:paraId="25F287D9" w14:textId="77777777" w:rsidR="000F56C0" w:rsidRDefault="000F56C0" w:rsidP="00C60298">
      <w:pPr>
        <w:pStyle w:val="NormalWeb"/>
      </w:pPr>
      <w:r>
        <w:t xml:space="preserve">Result: </w:t>
      </w:r>
      <w:hyperlink r:id="rId53" w:history="1">
        <w:r>
          <w:rPr>
            <w:rStyle w:val="Hyperlink"/>
          </w:rPr>
          <w:t>5.9.34 load gate-accepted bag</w:t>
        </w:r>
      </w:hyperlink>
    </w:p>
    <w:p w14:paraId="645253DD" w14:textId="77777777" w:rsidR="000F56C0" w:rsidRDefault="000F56C0" w:rsidP="00C60298">
      <w:pPr>
        <w:pStyle w:val="Heading4"/>
        <w:rPr>
          <w:rFonts w:eastAsia="Times New Roman"/>
        </w:rPr>
      </w:pPr>
      <w:r>
        <w:rPr>
          <w:rFonts w:eastAsia="Times New Roman"/>
        </w:rPr>
        <w:t>5.9.35 Delivery from A/C to the Passenger at the arrival gate</w:t>
      </w:r>
    </w:p>
    <w:p w14:paraId="456842CA" w14:textId="77777777" w:rsidR="000F56C0" w:rsidRDefault="000F56C0" w:rsidP="00C60298">
      <w:pPr>
        <w:pStyle w:val="NormalWeb"/>
      </w:pPr>
      <w:r>
        <w:t>Use case: deliver bag at aircraft door</w:t>
      </w:r>
    </w:p>
    <w:p w14:paraId="4BD722BD" w14:textId="77777777" w:rsidR="000F56C0" w:rsidRDefault="000F56C0" w:rsidP="00C60298">
      <w:pPr>
        <w:pStyle w:val="NormalWeb"/>
      </w:pPr>
      <w:r>
        <w:t>Redaction: Changed delivery location to gate, augmented data to unload, exception to DAA (deliver at aircraft door)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84"/>
        <w:gridCol w:w="210"/>
      </w:tblGrid>
      <w:tr w:rsidR="000F56C0" w14:paraId="75EC0B7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C80F5"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BF7BE" w14:textId="77777777" w:rsidR="000F56C0" w:rsidRDefault="000F56C0" w:rsidP="00C60298">
            <w:pPr>
              <w:pStyle w:val="NormalWeb"/>
            </w:pPr>
            <w:r>
              <w:t> </w:t>
            </w:r>
          </w:p>
        </w:tc>
      </w:tr>
      <w:tr w:rsidR="000F56C0" w14:paraId="6E40E23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80AD18"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D5C0C" w14:textId="77777777" w:rsidR="000F56C0" w:rsidRDefault="000F56C0" w:rsidP="00C60298">
            <w:pPr>
              <w:pStyle w:val="NormalWeb"/>
            </w:pPr>
            <w:r>
              <w:t> </w:t>
            </w:r>
          </w:p>
        </w:tc>
      </w:tr>
      <w:tr w:rsidR="000F56C0" w14:paraId="78F0AC9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452F8" w14:textId="77777777" w:rsidR="000F56C0" w:rsidRDefault="000F56C0" w:rsidP="00C60298">
            <w:pPr>
              <w:pStyle w:val="NormalWeb"/>
            </w:pPr>
            <w:r>
              <w:t>.J/R/JFKBRDL/HHT010/11APR/094855Z///GT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FC40B" w14:textId="77777777" w:rsidR="000F56C0" w:rsidRDefault="000F56C0" w:rsidP="00C60298">
            <w:pPr>
              <w:pStyle w:val="NormalWeb"/>
            </w:pPr>
            <w:r>
              <w:t> </w:t>
            </w:r>
          </w:p>
        </w:tc>
      </w:tr>
      <w:tr w:rsidR="000F56C0" w14:paraId="40DA6A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916F5" w14:textId="77777777" w:rsidR="000F56C0" w:rsidRDefault="000F56C0" w:rsidP="00C60298">
            <w:pPr>
              <w:pStyle w:val="NormalWeb"/>
            </w:pPr>
            <w:r>
              <w:t>.I/LH129/11APR/FRA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929E95" w14:textId="77777777" w:rsidR="000F56C0" w:rsidRDefault="000F56C0" w:rsidP="00C60298">
            <w:pPr>
              <w:pStyle w:val="NormalWeb"/>
            </w:pPr>
            <w:r>
              <w:t> </w:t>
            </w:r>
          </w:p>
        </w:tc>
      </w:tr>
      <w:tr w:rsidR="000F56C0" w14:paraId="676480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470982"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49066" w14:textId="77777777" w:rsidR="000F56C0" w:rsidRDefault="000F56C0" w:rsidP="00C60298">
            <w:pPr>
              <w:pStyle w:val="NormalWeb"/>
            </w:pPr>
            <w:r>
              <w:t> </w:t>
            </w:r>
          </w:p>
        </w:tc>
      </w:tr>
      <w:tr w:rsidR="000F56C0" w14:paraId="1BE666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3B554" w14:textId="77777777" w:rsidR="000F56C0" w:rsidRDefault="000F56C0" w:rsidP="00C60298">
            <w:pPr>
              <w:pStyle w:val="NormalWeb"/>
            </w:pPr>
            <w:r>
              <w:t>.E/DAA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01BC6" w14:textId="77777777" w:rsidR="000F56C0" w:rsidRDefault="000F56C0" w:rsidP="00C60298">
            <w:pPr>
              <w:pStyle w:val="NormalWeb"/>
            </w:pPr>
            <w:r>
              <w:t> </w:t>
            </w:r>
          </w:p>
        </w:tc>
      </w:tr>
      <w:tr w:rsidR="000F56C0" w14:paraId="0FB5EC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95BCF"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40FFC" w14:textId="77777777" w:rsidR="000F56C0" w:rsidRDefault="000F56C0" w:rsidP="00C60298">
            <w:pPr>
              <w:pStyle w:val="NormalWeb"/>
            </w:pPr>
            <w:r>
              <w:t> </w:t>
            </w:r>
          </w:p>
        </w:tc>
      </w:tr>
      <w:tr w:rsidR="000F56C0" w14:paraId="653CC50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73532"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09DA6" w14:textId="77777777" w:rsidR="000F56C0" w:rsidRDefault="000F56C0" w:rsidP="00C60298">
            <w:pPr>
              <w:pStyle w:val="NormalWeb"/>
            </w:pPr>
            <w:r>
              <w:t> </w:t>
            </w:r>
          </w:p>
        </w:tc>
      </w:tr>
    </w:tbl>
    <w:p w14:paraId="675F10E1" w14:textId="77777777" w:rsidR="000F56C0" w:rsidRDefault="000F56C0" w:rsidP="00C60298">
      <w:pPr>
        <w:pStyle w:val="NormalWeb"/>
      </w:pPr>
      <w:r>
        <w:t>Semantics: see use case</w:t>
      </w:r>
    </w:p>
    <w:p w14:paraId="45176D31" w14:textId="77777777" w:rsidR="000F56C0" w:rsidRDefault="000F56C0" w:rsidP="00C60298">
      <w:pPr>
        <w:pStyle w:val="NormalWeb"/>
      </w:pPr>
      <w:r>
        <w:t>Analysis: nothing special</w:t>
      </w:r>
    </w:p>
    <w:p w14:paraId="2EC4C865" w14:textId="77777777" w:rsidR="000F56C0" w:rsidRDefault="000F56C0" w:rsidP="00C60298">
      <w:pPr>
        <w:pStyle w:val="NormalWeb"/>
      </w:pPr>
      <w:r>
        <w:t xml:space="preserve">Result: </w:t>
      </w:r>
      <w:hyperlink r:id="rId54" w:history="1">
        <w:r>
          <w:rPr>
            <w:rStyle w:val="Hyperlink"/>
          </w:rPr>
          <w:t>5.9.35 Delivery from aircraft at gate</w:t>
        </w:r>
      </w:hyperlink>
    </w:p>
    <w:p w14:paraId="4E488B21" w14:textId="77777777" w:rsidR="000F56C0" w:rsidRDefault="000F56C0" w:rsidP="00C60298">
      <w:pPr>
        <w:pStyle w:val="Heading4"/>
        <w:rPr>
          <w:rFonts w:eastAsia="Times New Roman"/>
        </w:rPr>
      </w:pPr>
      <w:r>
        <w:rPr>
          <w:rFonts w:eastAsia="Times New Roman"/>
        </w:rPr>
        <w:t>5.9.44 Bag is rejected (Load failed, local bag tried on transfer ULD)</w:t>
      </w:r>
    </w:p>
    <w:p w14:paraId="500E52EB" w14:textId="77777777" w:rsidR="000F56C0" w:rsidRDefault="000F56C0" w:rsidP="00C60298">
      <w:pPr>
        <w:pStyle w:val="NormalWeb"/>
      </w:pPr>
      <w:r>
        <w:t>Use case: agent attempts to pack bag to wrong segregation</w:t>
      </w:r>
    </w:p>
    <w:p w14:paraId="508FEAB8"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38"/>
        <w:gridCol w:w="210"/>
      </w:tblGrid>
      <w:tr w:rsidR="000F56C0" w14:paraId="2C758D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C7D85"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827A5" w14:textId="77777777" w:rsidR="000F56C0" w:rsidRDefault="000F56C0" w:rsidP="00C60298">
            <w:pPr>
              <w:pStyle w:val="NormalWeb"/>
            </w:pPr>
            <w:r>
              <w:t> </w:t>
            </w:r>
          </w:p>
        </w:tc>
      </w:tr>
      <w:tr w:rsidR="000F56C0" w14:paraId="5CD0B0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C7252B"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E9A7A1" w14:textId="77777777" w:rsidR="000F56C0" w:rsidRDefault="000F56C0" w:rsidP="00C60298">
            <w:pPr>
              <w:pStyle w:val="NormalWeb"/>
            </w:pPr>
            <w:r>
              <w:t> </w:t>
            </w:r>
          </w:p>
        </w:tc>
      </w:tr>
      <w:tr w:rsidR="000F56C0" w14:paraId="4710C47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FA5EB" w14:textId="77777777" w:rsidR="000F56C0" w:rsidRDefault="000F56C0" w:rsidP="00C60298">
            <w:pPr>
              <w:pStyle w:val="NormalWeb"/>
            </w:pPr>
            <w:r>
              <w:t>.J/R/FRAPORT//11APR/091430Z///MU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5D0189" w14:textId="77777777" w:rsidR="000F56C0" w:rsidRDefault="000F56C0" w:rsidP="00C60298">
            <w:pPr>
              <w:pStyle w:val="NormalWeb"/>
            </w:pPr>
            <w:r>
              <w:t> </w:t>
            </w:r>
          </w:p>
        </w:tc>
      </w:tr>
      <w:tr w:rsidR="000F56C0" w14:paraId="2885AE5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4D6E54"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E84B3" w14:textId="77777777" w:rsidR="000F56C0" w:rsidRDefault="000F56C0" w:rsidP="00C60298">
            <w:pPr>
              <w:pStyle w:val="NormalWeb"/>
            </w:pPr>
            <w:r>
              <w:t> </w:t>
            </w:r>
          </w:p>
        </w:tc>
      </w:tr>
      <w:tr w:rsidR="000F56C0" w14:paraId="571934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E9F0B" w14:textId="77777777" w:rsidR="000F56C0" w:rsidRDefault="000F56C0" w:rsidP="00C60298">
            <w:pPr>
              <w:pStyle w:val="NormalWeb"/>
            </w:pPr>
            <w:r>
              <w:t>.U/AKE4444LH//T/Y/NRT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83580" w14:textId="77777777" w:rsidR="000F56C0" w:rsidRDefault="000F56C0" w:rsidP="00C60298">
            <w:pPr>
              <w:pStyle w:val="NormalWeb"/>
            </w:pPr>
            <w:r>
              <w:t> </w:t>
            </w:r>
          </w:p>
        </w:tc>
      </w:tr>
      <w:tr w:rsidR="000F56C0" w14:paraId="398139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D645B" w14:textId="77777777" w:rsidR="000F56C0" w:rsidRDefault="000F56C0" w:rsidP="00C60298">
            <w:pPr>
              <w:pStyle w:val="NormalWeb"/>
            </w:pPr>
            <w:r>
              <w:t>.B/ONA/0220123456001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FF5B1" w14:textId="77777777" w:rsidR="000F56C0" w:rsidRDefault="000F56C0" w:rsidP="00C60298">
            <w:pPr>
              <w:pStyle w:val="NormalWeb"/>
            </w:pPr>
            <w:r>
              <w:t> </w:t>
            </w:r>
          </w:p>
        </w:tc>
      </w:tr>
      <w:tr w:rsidR="000F56C0" w14:paraId="0A1017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963785" w14:textId="77777777" w:rsidR="000F56C0" w:rsidRDefault="000F56C0" w:rsidP="00C60298">
            <w:pPr>
              <w:pStyle w:val="NormalWeb"/>
            </w:pPr>
            <w:r>
              <w:t>.R/ACT/LD/B/F/1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DCA76E" w14:textId="77777777" w:rsidR="000F56C0" w:rsidRDefault="000F56C0" w:rsidP="00C60298">
            <w:pPr>
              <w:pStyle w:val="NormalWeb"/>
            </w:pPr>
            <w:r>
              <w:t> </w:t>
            </w:r>
          </w:p>
        </w:tc>
      </w:tr>
      <w:tr w:rsidR="000F56C0" w14:paraId="219D73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5143B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0605C" w14:textId="77777777" w:rsidR="000F56C0" w:rsidRDefault="000F56C0" w:rsidP="00C60298">
            <w:pPr>
              <w:pStyle w:val="NormalWeb"/>
            </w:pPr>
            <w:r>
              <w:t> </w:t>
            </w:r>
          </w:p>
        </w:tc>
      </w:tr>
    </w:tbl>
    <w:p w14:paraId="30714DA7" w14:textId="77777777" w:rsidR="000F56C0" w:rsidRDefault="000F56C0" w:rsidP="00C60298">
      <w:pPr>
        <w:pStyle w:val="NormalWeb"/>
      </w:pPr>
      <w:r>
        <w:t>Semantics: see use case, bag is on hand but not authorised for packing to this container</w:t>
      </w:r>
    </w:p>
    <w:p w14:paraId="05BCDE02" w14:textId="77777777" w:rsidR="000F56C0" w:rsidRDefault="000F56C0" w:rsidP="00C60298">
      <w:pPr>
        <w:pStyle w:val="NormalWeb"/>
      </w:pPr>
      <w:r>
        <w:t xml:space="preserve">Analysis : Interpretation: it only makes sense to send the airline such a message when handler lacks proper info to determine correct container for packing the bag. Hence the incident that is raised in XML: need instruction. Process: </w:t>
      </w:r>
      <w:proofErr w:type="spellStart"/>
      <w:r>
        <w:t>L;Package;Pack</w:t>
      </w:r>
      <w:proofErr w:type="spellEnd"/>
      <w:r>
        <w:t xml:space="preserve"> failing into an incident in </w:t>
      </w:r>
      <w:proofErr w:type="spellStart"/>
      <w:r>
        <w:t>BaggageState</w:t>
      </w:r>
      <w:proofErr w:type="spellEnd"/>
      <w:r>
        <w:t xml:space="preserve"> element</w:t>
      </w:r>
    </w:p>
    <w:p w14:paraId="399D9A24" w14:textId="77777777" w:rsidR="000F56C0" w:rsidRDefault="000F56C0" w:rsidP="00C60298">
      <w:pPr>
        <w:pStyle w:val="NormalWeb"/>
      </w:pPr>
      <w:r>
        <w:t xml:space="preserve">Result: </w:t>
      </w:r>
      <w:hyperlink r:id="rId55" w:history="1">
        <w:r>
          <w:rPr>
            <w:rStyle w:val="inline-comment-marker"/>
            <w:color w:val="0000FF"/>
            <w:u w:val="single"/>
          </w:rPr>
          <w:t>5.9.44 Bag is rejected</w:t>
        </w:r>
      </w:hyperlink>
    </w:p>
    <w:p w14:paraId="6E2F1F62" w14:textId="77777777" w:rsidR="000F56C0" w:rsidRDefault="000F56C0" w:rsidP="00C60298">
      <w:pPr>
        <w:pStyle w:val="Heading2"/>
        <w:rPr>
          <w:rFonts w:eastAsia="Times New Roman"/>
        </w:rPr>
      </w:pPr>
      <w:r>
        <w:rPr>
          <w:rFonts w:eastAsia="Times New Roman"/>
        </w:rPr>
        <w:t>Pending a Change Request</w:t>
      </w:r>
    </w:p>
    <w:p w14:paraId="20D3D74F" w14:textId="77777777" w:rsidR="000F56C0" w:rsidRDefault="000F56C0" w:rsidP="00C60298">
      <w:pPr>
        <w:pStyle w:val="Heading4"/>
        <w:rPr>
          <w:rFonts w:eastAsia="Times New Roman"/>
        </w:rPr>
      </w:pPr>
      <w:r>
        <w:rPr>
          <w:rFonts w:eastAsia="Times New Roman"/>
        </w:rPr>
        <w:t>5.9.9 Reconciliation Scan: single bag moved from cart to AKE - CR for merge?</w:t>
      </w:r>
    </w:p>
    <w:p w14:paraId="79F7A9F8" w14:textId="77777777" w:rsidR="000F56C0" w:rsidRDefault="000F56C0" w:rsidP="00C60298">
      <w:pPr>
        <w:pStyle w:val="NormalWeb"/>
      </w:pPr>
      <w:r>
        <w:t xml:space="preserve">Concern: </w:t>
      </w:r>
      <w:r>
        <w:rPr>
          <w:rStyle w:val="inline-comment-marker"/>
        </w:rPr>
        <w:t>this example batches two event (.B and .N). As such it does not qualify for straight mapping into BIX</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597"/>
        <w:gridCol w:w="210"/>
      </w:tblGrid>
      <w:tr w:rsidR="000F56C0" w14:paraId="443F6A3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4078B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64EF5C" w14:textId="77777777" w:rsidR="000F56C0" w:rsidRDefault="000F56C0" w:rsidP="00C60298">
            <w:pPr>
              <w:pStyle w:val="NormalWeb"/>
            </w:pPr>
            <w:r>
              <w:t> </w:t>
            </w:r>
          </w:p>
        </w:tc>
      </w:tr>
      <w:tr w:rsidR="000F56C0" w14:paraId="4A09724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9EED5"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AC4614" w14:textId="77777777" w:rsidR="000F56C0" w:rsidRDefault="000F56C0" w:rsidP="00C60298">
            <w:pPr>
              <w:pStyle w:val="NormalWeb"/>
            </w:pPr>
            <w:r>
              <w:t> </w:t>
            </w:r>
          </w:p>
        </w:tc>
      </w:tr>
      <w:tr w:rsidR="000F56C0" w14:paraId="412495D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715E10" w14:textId="77777777" w:rsidR="000F56C0" w:rsidRDefault="000F56C0" w:rsidP="00C60298">
            <w:pPr>
              <w:pStyle w:val="NormalWeb"/>
            </w:pPr>
            <w:r>
              <w:t>.J/R/GHA/HHT123/11APR/093020Z/BAGHALL1//MU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3270F8" w14:textId="77777777" w:rsidR="000F56C0" w:rsidRDefault="000F56C0" w:rsidP="00C60298">
            <w:pPr>
              <w:pStyle w:val="NormalWeb"/>
            </w:pPr>
            <w:r>
              <w:t> </w:t>
            </w:r>
          </w:p>
        </w:tc>
      </w:tr>
      <w:tr w:rsidR="000F56C0" w14:paraId="2010FE0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41D7D"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C157B" w14:textId="77777777" w:rsidR="000F56C0" w:rsidRDefault="000F56C0" w:rsidP="00C60298">
            <w:pPr>
              <w:pStyle w:val="NormalWeb"/>
            </w:pPr>
            <w:r>
              <w:t> </w:t>
            </w:r>
          </w:p>
        </w:tc>
      </w:tr>
      <w:tr w:rsidR="000F56C0" w14:paraId="761252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F27EB" w14:textId="77777777" w:rsidR="000F56C0" w:rsidRDefault="000F56C0" w:rsidP="00C60298">
            <w:pPr>
              <w:pStyle w:val="NormalWeb"/>
            </w:pPr>
            <w:r>
              <w:t>.U/TRY4515VI//Y/Y/JFK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B2B20" w14:textId="77777777" w:rsidR="000F56C0" w:rsidRDefault="000F56C0" w:rsidP="00C60298"/>
        </w:tc>
      </w:tr>
      <w:tr w:rsidR="000F56C0" w14:paraId="620D408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FE6234" w14:textId="77777777" w:rsidR="000F56C0" w:rsidRDefault="000F56C0" w:rsidP="00C60298">
            <w:pPr>
              <w:pStyle w:val="NormalWeb"/>
            </w:pPr>
            <w:r>
              <w:t>.B/OFF/0220123456001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0A2A80" w14:textId="77777777" w:rsidR="000F56C0" w:rsidRDefault="000F56C0" w:rsidP="00C60298">
            <w:pPr>
              <w:pStyle w:val="NormalWeb"/>
            </w:pPr>
            <w:r>
              <w:t> </w:t>
            </w:r>
          </w:p>
        </w:tc>
      </w:tr>
      <w:tr w:rsidR="000F56C0" w14:paraId="4C2B9CB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12E38" w14:textId="77777777" w:rsidR="000F56C0" w:rsidRDefault="000F56C0" w:rsidP="00C60298">
            <w:pPr>
              <w:pStyle w:val="NormalWeb"/>
            </w:pPr>
            <w:r>
              <w:t>.U/AKE12345LH//Y/Y/JFK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06F681" w14:textId="77777777" w:rsidR="000F56C0" w:rsidRDefault="000F56C0" w:rsidP="00C60298">
            <w:pPr>
              <w:pStyle w:val="NormalWeb"/>
            </w:pPr>
            <w:r>
              <w:t> </w:t>
            </w:r>
          </w:p>
        </w:tc>
      </w:tr>
      <w:tr w:rsidR="000F56C0" w14:paraId="031AA6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28CB63"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0F6ECD" w14:textId="77777777" w:rsidR="000F56C0" w:rsidRDefault="000F56C0" w:rsidP="00C60298">
            <w:pPr>
              <w:pStyle w:val="NormalWeb"/>
            </w:pPr>
            <w:r>
              <w:t> </w:t>
            </w:r>
          </w:p>
        </w:tc>
      </w:tr>
      <w:tr w:rsidR="000F56C0" w14:paraId="47CF91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72A2C4" w14:textId="77777777" w:rsidR="000F56C0" w:rsidRDefault="000F56C0" w:rsidP="00C60298">
            <w:pPr>
              <w:pStyle w:val="NormalWeb"/>
            </w:pPr>
            <w: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B155E" w14:textId="77777777" w:rsidR="000F56C0" w:rsidRDefault="000F56C0" w:rsidP="00C60298">
            <w:pPr>
              <w:pStyle w:val="NormalWeb"/>
            </w:pPr>
            <w:r>
              <w:t> </w:t>
            </w:r>
          </w:p>
        </w:tc>
      </w:tr>
      <w:tr w:rsidR="000F56C0" w14:paraId="60B68A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13EA6C" w14:textId="77777777" w:rsidR="000F56C0" w:rsidRDefault="000F56C0" w:rsidP="00C60298">
            <w:pPr>
              <w:pStyle w:val="NormalWeb"/>
            </w:pPr>
            <w:r>
              <w:t>.S/Y/13A/C/099/099//N/A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14E588" w14:textId="77777777" w:rsidR="000F56C0" w:rsidRDefault="000F56C0" w:rsidP="00C60298">
            <w:pPr>
              <w:pStyle w:val="NormalWeb"/>
            </w:pPr>
            <w:r>
              <w:t> </w:t>
            </w:r>
          </w:p>
        </w:tc>
      </w:tr>
      <w:tr w:rsidR="000F56C0" w14:paraId="5CB39F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E7162F" w14:textId="77777777" w:rsidR="000F56C0" w:rsidRDefault="000F56C0" w:rsidP="00C60298">
            <w:pPr>
              <w:pStyle w:val="NormalWeb"/>
            </w:pPr>
            <w:r>
              <w:t>.P/ENGER/PASSMR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4AE158" w14:textId="77777777" w:rsidR="000F56C0" w:rsidRDefault="000F56C0" w:rsidP="00C60298">
            <w:pPr>
              <w:pStyle w:val="NormalWeb"/>
            </w:pPr>
            <w:r>
              <w:t> </w:t>
            </w:r>
          </w:p>
        </w:tc>
      </w:tr>
      <w:tr w:rsidR="000F56C0" w14:paraId="62D20B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6C8E5" w14:textId="77777777" w:rsidR="000F56C0" w:rsidRDefault="000F56C0" w:rsidP="00C60298">
            <w:pPr>
              <w:pStyle w:val="NormalWeb"/>
            </w:pPr>
            <w:r>
              <w:t>.R/ACT/RL/B/S/1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5E5EA" w14:textId="77777777" w:rsidR="000F56C0" w:rsidRDefault="000F56C0" w:rsidP="00C60298">
            <w:pPr>
              <w:pStyle w:val="NormalWeb"/>
            </w:pPr>
            <w:r>
              <w:t> </w:t>
            </w:r>
          </w:p>
        </w:tc>
      </w:tr>
      <w:tr w:rsidR="000F56C0" w14:paraId="271E21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FF4279"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A5F7BF" w14:textId="77777777" w:rsidR="000F56C0" w:rsidRDefault="000F56C0" w:rsidP="00C60298">
            <w:pPr>
              <w:pStyle w:val="NormalWeb"/>
            </w:pPr>
            <w:r>
              <w:t> </w:t>
            </w:r>
          </w:p>
        </w:tc>
      </w:tr>
    </w:tbl>
    <w:p w14:paraId="49F4E734" w14:textId="77777777" w:rsidR="000F56C0" w:rsidRDefault="000F56C0" w:rsidP="00C60298">
      <w:pPr>
        <w:pStyle w:val="NormalWeb"/>
      </w:pPr>
      <w:r>
        <w:t>Semantics:</w:t>
      </w:r>
    </w:p>
    <w:p w14:paraId="53568DDB" w14:textId="77777777" w:rsidR="000F56C0" w:rsidRDefault="000F56C0" w:rsidP="00C60298">
      <w:pPr>
        <w:pStyle w:val="NormalWeb"/>
      </w:pPr>
      <w:r>
        <w:t>Analysis:</w:t>
      </w:r>
    </w:p>
    <w:p w14:paraId="3A8CEDD7" w14:textId="77777777" w:rsidR="000F56C0" w:rsidRDefault="000F56C0" w:rsidP="00C60298">
      <w:pPr>
        <w:pStyle w:val="NormalWeb"/>
      </w:pPr>
      <w:r>
        <w:t>Result: tba</w:t>
      </w:r>
    </w:p>
    <w:p w14:paraId="4B8D1E6E" w14:textId="77777777" w:rsidR="000F56C0" w:rsidRDefault="000F56C0" w:rsidP="00C60298">
      <w:pPr>
        <w:pStyle w:val="Heading4"/>
        <w:rPr>
          <w:rFonts w:eastAsia="Times New Roman"/>
        </w:rPr>
      </w:pPr>
      <w:r>
        <w:rPr>
          <w:rFonts w:eastAsia="Times New Roman"/>
        </w:rPr>
        <w:t>5.9.15 Position Container on Aircraft, verbose (per bag) - potential gap in BIX</w:t>
      </w:r>
    </w:p>
    <w:p w14:paraId="7FD54D2E" w14:textId="77777777" w:rsidR="000F56C0" w:rsidRDefault="000F56C0" w:rsidP="00C60298">
      <w:pPr>
        <w:pStyle w:val="NormalWeb"/>
      </w:pPr>
      <w:r>
        <w:t>Concern: breaks in mapping to BIX as bags cannot be reported to be in container positions (currently)</w:t>
      </w:r>
    </w:p>
    <w:p w14:paraId="34FEDB24" w14:textId="77777777" w:rsidR="000F56C0" w:rsidRDefault="000F56C0" w:rsidP="00C60298">
      <w:pPr>
        <w:pStyle w:val="NormalWeb"/>
      </w:pPr>
      <w:r>
        <w:t xml:space="preserve">On hold pending </w:t>
      </w:r>
      <w:hyperlink r:id="rId56" w:history="1">
        <w:r>
          <w:rPr>
            <w:rStyle w:val="Hyperlink"/>
          </w:rPr>
          <w:t>BWG-60</w:t>
        </w:r>
      </w:hyperlink>
      <w:r>
        <w:rPr>
          <w:rStyle w:val="confluence-jim-macro"/>
        </w:rPr>
        <w:t xml:space="preserve"> - </w:t>
      </w:r>
      <w:r>
        <w:rPr>
          <w:rStyle w:val="summary"/>
        </w:rPr>
        <w:t>Getting issue details...</w:t>
      </w:r>
      <w:r>
        <w:rPr>
          <w:rStyle w:val="confluence-jim-macro"/>
        </w:rPr>
        <w:t xml:space="preserve"> </w:t>
      </w:r>
      <w:r>
        <w:rPr>
          <w:rStyle w:val="aui-lozenge"/>
        </w:rPr>
        <w:t>STATUS</w:t>
      </w:r>
      <w:r>
        <w:rPr>
          <w:rStyle w:val="confluence-jim-macro"/>
        </w:rPr>
        <w:t xml:space="preserve">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84"/>
        <w:gridCol w:w="3476"/>
      </w:tblGrid>
      <w:tr w:rsidR="000F56C0" w14:paraId="3EE99D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9D09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34FD63" w14:textId="77777777" w:rsidR="000F56C0" w:rsidRDefault="000F56C0" w:rsidP="00C60298">
            <w:pPr>
              <w:pStyle w:val="NormalWeb"/>
            </w:pPr>
            <w:r>
              <w:t> </w:t>
            </w:r>
          </w:p>
        </w:tc>
      </w:tr>
      <w:tr w:rsidR="000F56C0" w14:paraId="766394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4A207E"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D41D6" w14:textId="77777777" w:rsidR="000F56C0" w:rsidRDefault="000F56C0" w:rsidP="00C60298">
            <w:pPr>
              <w:pStyle w:val="NormalWeb"/>
            </w:pPr>
            <w:r>
              <w:t> </w:t>
            </w:r>
          </w:p>
        </w:tc>
      </w:tr>
      <w:tr w:rsidR="000F56C0" w14:paraId="5366919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919E7" w14:textId="77777777" w:rsidR="000F56C0" w:rsidRDefault="000F56C0" w:rsidP="00C60298">
            <w:pPr>
              <w:pStyle w:val="NormalWeb"/>
            </w:pPr>
            <w:r>
              <w:t>.J/R/GHA2//11APR/094855Z///RM/AC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A3A7BB" w14:textId="77777777" w:rsidR="000F56C0" w:rsidRDefault="000F56C0" w:rsidP="00C60298">
            <w:pPr>
              <w:pStyle w:val="NormalWeb"/>
            </w:pPr>
            <w:r>
              <w:t> </w:t>
            </w:r>
          </w:p>
        </w:tc>
      </w:tr>
      <w:tr w:rsidR="000F56C0" w14:paraId="68EB23E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EC33D6"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D5463" w14:textId="77777777" w:rsidR="000F56C0" w:rsidRDefault="000F56C0" w:rsidP="00C60298">
            <w:pPr>
              <w:pStyle w:val="NormalWeb"/>
            </w:pPr>
            <w:r>
              <w:t> </w:t>
            </w:r>
          </w:p>
        </w:tc>
      </w:tr>
      <w:tr w:rsidR="000F56C0" w14:paraId="42D5C3A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CDD2ED" w14:textId="77777777" w:rsidR="000F56C0" w:rsidRDefault="000F56C0" w:rsidP="00C60298">
            <w:pPr>
              <w:pStyle w:val="NormalWeb"/>
            </w:pPr>
            <w:r>
              <w:t>.U/AKE12345LH/22L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219ECC" w14:textId="77777777" w:rsidR="000F56C0" w:rsidRDefault="000F56C0" w:rsidP="00C60298">
            <w:pPr>
              <w:pStyle w:val="NormalWeb"/>
            </w:pPr>
            <w:r>
              <w:t> </w:t>
            </w:r>
          </w:p>
        </w:tc>
      </w:tr>
      <w:tr w:rsidR="000F56C0" w14:paraId="29B956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F21A7"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7ACA8D" w14:textId="77777777" w:rsidR="000F56C0" w:rsidRDefault="000F56C0" w:rsidP="00C60298">
            <w:pPr>
              <w:pStyle w:val="NormalWeb"/>
            </w:pPr>
            <w:r>
              <w:t> </w:t>
            </w:r>
          </w:p>
        </w:tc>
      </w:tr>
      <w:tr w:rsidR="000F56C0" w14:paraId="500D9B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3CCB9B" w14:textId="77777777" w:rsidR="000F56C0" w:rsidRDefault="000F56C0" w:rsidP="00C60298">
            <w:pPr>
              <w:pStyle w:val="NormalWeb"/>
            </w:pPr>
            <w:r>
              <w:t>.Q/003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5BDBD7" w14:textId="77777777" w:rsidR="000F56C0" w:rsidRDefault="000F56C0" w:rsidP="00C60298">
            <w:pPr>
              <w:pStyle w:val="NormalWeb"/>
            </w:pPr>
            <w:r>
              <w:t> </w:t>
            </w:r>
          </w:p>
        </w:tc>
      </w:tr>
      <w:tr w:rsidR="000F56C0" w14:paraId="1AE191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125F07" w14:textId="77777777" w:rsidR="000F56C0" w:rsidRDefault="000F56C0" w:rsidP="00C60298">
            <w:pPr>
              <w:pStyle w:val="NormalWeb"/>
            </w:pPr>
            <w:r>
              <w:t>.R/ACT/RL/U/S/2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462DE" w14:textId="77777777" w:rsidR="000F56C0" w:rsidRDefault="000F56C0" w:rsidP="00C60298">
            <w:pPr>
              <w:pStyle w:val="NormalWeb"/>
            </w:pPr>
            <w:r>
              <w:t> same discussion, replace U for B?</w:t>
            </w:r>
          </w:p>
        </w:tc>
      </w:tr>
      <w:tr w:rsidR="000F56C0" w14:paraId="6CBB949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8A855"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7E98E0" w14:textId="77777777" w:rsidR="000F56C0" w:rsidRDefault="000F56C0" w:rsidP="00C60298">
            <w:pPr>
              <w:pStyle w:val="NormalWeb"/>
            </w:pPr>
            <w:r>
              <w:t> </w:t>
            </w:r>
          </w:p>
        </w:tc>
      </w:tr>
    </w:tbl>
    <w:p w14:paraId="7340BFDE" w14:textId="77777777" w:rsidR="000F56C0" w:rsidRDefault="000F56C0" w:rsidP="00C60298">
      <w:pPr>
        <w:pStyle w:val="NormalWeb"/>
      </w:pPr>
      <w:r>
        <w:t>Semantics: see use case</w:t>
      </w:r>
    </w:p>
    <w:p w14:paraId="160DA575" w14:textId="77777777" w:rsidR="000F56C0" w:rsidRDefault="000F56C0" w:rsidP="00C60298">
      <w:pPr>
        <w:pStyle w:val="NormalWeb"/>
      </w:pPr>
      <w:r>
        <w:t>Analysis: see earlier statements on artificial events</w:t>
      </w:r>
    </w:p>
    <w:p w14:paraId="24912C15" w14:textId="77777777" w:rsidR="000F56C0" w:rsidRDefault="000F56C0" w:rsidP="00C60298">
      <w:pPr>
        <w:pStyle w:val="NormalWeb"/>
      </w:pPr>
      <w:r>
        <w:t>Result: tba</w:t>
      </w:r>
    </w:p>
    <w:p w14:paraId="7054EC68" w14:textId="77777777" w:rsidR="000F56C0" w:rsidRDefault="000F56C0" w:rsidP="00C60298">
      <w:pPr>
        <w:pStyle w:val="Heading4"/>
        <w:rPr>
          <w:rFonts w:eastAsia="Times New Roman"/>
        </w:rPr>
      </w:pPr>
      <w:r>
        <w:rPr>
          <w:rFonts w:eastAsia="Times New Roman"/>
        </w:rPr>
        <w:t>5.9.16 Merge bag from cart/barrow into aircraft’s hold/pit/bulk compartment (1 message for whole action) - CR for merge?</w:t>
      </w:r>
    </w:p>
    <w:p w14:paraId="04FE3644" w14:textId="77777777" w:rsidR="000F56C0" w:rsidRDefault="000F56C0" w:rsidP="00C60298">
      <w:pPr>
        <w:pStyle w:val="NormalWeb"/>
      </w:pPr>
      <w:r>
        <w:t>Use case: merge cart contents into hold compartment</w:t>
      </w:r>
    </w:p>
    <w:p w14:paraId="27747225" w14:textId="77777777" w:rsidR="000F56C0" w:rsidRDefault="000F56C0" w:rsidP="00C60298">
      <w:pPr>
        <w:pStyle w:val="NormalWeb"/>
      </w:pPr>
      <w:r>
        <w:t xml:space="preserve">Note: </w:t>
      </w:r>
      <w:r>
        <w:rPr>
          <w:rStyle w:val="inline-comment-marker"/>
        </w:rPr>
        <w:t>does not easily map to BIX as destination is an aircraft hold compartment.</w:t>
      </w:r>
      <w:r>
        <w:rPr>
          <w:shd w:val="clear" w:color="auto" w:fill="F8E6A0"/>
        </w:rPr>
        <w:t xml:space="preserve"> How to indicate that in a Delivery element?</w:t>
      </w:r>
    </w:p>
    <w:p w14:paraId="394BCC0F" w14:textId="77777777" w:rsidR="000F56C0" w:rsidRDefault="000F56C0" w:rsidP="00C60298">
      <w:pPr>
        <w:pStyle w:val="NormalWeb"/>
      </w:pPr>
      <w:r>
        <w:t xml:space="preserve">On hold pending </w:t>
      </w:r>
      <w:hyperlink r:id="rId57" w:history="1">
        <w:r>
          <w:rPr>
            <w:rStyle w:val="Hyperlink"/>
          </w:rPr>
          <w:t>BWG-60</w:t>
        </w:r>
      </w:hyperlink>
      <w:r>
        <w:rPr>
          <w:rStyle w:val="confluence-jim-macro"/>
        </w:rPr>
        <w:t xml:space="preserve"> - </w:t>
      </w:r>
      <w:r>
        <w:rPr>
          <w:rStyle w:val="summary"/>
        </w:rPr>
        <w:t>Getting issue details...</w:t>
      </w:r>
      <w:r>
        <w:rPr>
          <w:rStyle w:val="confluence-jim-macro"/>
        </w:rPr>
        <w:t xml:space="preserve"> </w:t>
      </w:r>
      <w:r>
        <w:rPr>
          <w:rStyle w:val="aui-lozenge"/>
        </w:rPr>
        <w:t>STATUS</w:t>
      </w:r>
      <w:r>
        <w:rPr>
          <w:rStyle w:val="confluence-jim-macro"/>
        </w:rPr>
        <w:t xml:space="preserve">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84"/>
        <w:gridCol w:w="210"/>
      </w:tblGrid>
      <w:tr w:rsidR="000F56C0" w14:paraId="591F0F4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E03464"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46AB1B" w14:textId="77777777" w:rsidR="000F56C0" w:rsidRDefault="000F56C0" w:rsidP="00C60298">
            <w:pPr>
              <w:pStyle w:val="NormalWeb"/>
            </w:pPr>
            <w:r>
              <w:t> </w:t>
            </w:r>
          </w:p>
        </w:tc>
      </w:tr>
      <w:tr w:rsidR="000F56C0" w14:paraId="40907FA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A539D"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867DB0" w14:textId="77777777" w:rsidR="000F56C0" w:rsidRDefault="000F56C0" w:rsidP="00C60298">
            <w:pPr>
              <w:pStyle w:val="NormalWeb"/>
            </w:pPr>
            <w:r>
              <w:t> </w:t>
            </w:r>
          </w:p>
        </w:tc>
      </w:tr>
      <w:tr w:rsidR="000F56C0" w14:paraId="0B61F2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D5A9F" w14:textId="77777777" w:rsidR="000F56C0" w:rsidRDefault="000F56C0" w:rsidP="00C60298">
            <w:pPr>
              <w:pStyle w:val="NormalWeb"/>
            </w:pPr>
            <w:r>
              <w:t>.J/R/GHA2//11APR/094855Z///RM/AC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0A4767" w14:textId="77777777" w:rsidR="000F56C0" w:rsidRDefault="000F56C0" w:rsidP="00C60298">
            <w:pPr>
              <w:pStyle w:val="NormalWeb"/>
            </w:pPr>
            <w:r>
              <w:t> </w:t>
            </w:r>
          </w:p>
        </w:tc>
      </w:tr>
      <w:tr w:rsidR="000F56C0" w14:paraId="650491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9CCB1B"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8B069" w14:textId="77777777" w:rsidR="000F56C0" w:rsidRDefault="000F56C0" w:rsidP="00C60298">
            <w:pPr>
              <w:pStyle w:val="NormalWeb"/>
            </w:pPr>
            <w:r>
              <w:t> </w:t>
            </w:r>
          </w:p>
        </w:tc>
      </w:tr>
      <w:tr w:rsidR="000F56C0" w14:paraId="1925993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55520A" w14:textId="77777777" w:rsidR="000F56C0" w:rsidRDefault="000F56C0" w:rsidP="00C60298">
            <w:pPr>
              <w:pStyle w:val="NormalWeb"/>
            </w:pPr>
            <w:r>
              <w:t>.U/TRY10100VI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3952AE" w14:textId="77777777" w:rsidR="000F56C0" w:rsidRDefault="000F56C0" w:rsidP="00C60298">
            <w:pPr>
              <w:pStyle w:val="NormalWeb"/>
            </w:pPr>
            <w:r>
              <w:t> </w:t>
            </w:r>
          </w:p>
        </w:tc>
      </w:tr>
      <w:tr w:rsidR="000F56C0" w14:paraId="25FE46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7432DE" w14:textId="77777777" w:rsidR="000F56C0" w:rsidRDefault="000F56C0" w:rsidP="00C60298">
            <w:pPr>
              <w:pStyle w:val="NormalWeb"/>
            </w:pPr>
            <w:r>
              <w:t>.U//52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D03E99" w14:textId="77777777" w:rsidR="000F56C0" w:rsidRDefault="000F56C0" w:rsidP="00C60298">
            <w:pPr>
              <w:pStyle w:val="NormalWeb"/>
            </w:pPr>
            <w:r>
              <w:t> </w:t>
            </w:r>
          </w:p>
        </w:tc>
      </w:tr>
      <w:tr w:rsidR="000F56C0" w14:paraId="60BABB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62674" w14:textId="77777777" w:rsidR="000F56C0" w:rsidRDefault="000F56C0" w:rsidP="00C60298">
            <w:pPr>
              <w:pStyle w:val="NormalWeb"/>
            </w:pPr>
            <w:r>
              <w:t>.R/ACT/RL/U/S/2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8DF348" w14:textId="77777777" w:rsidR="000F56C0" w:rsidRDefault="000F56C0" w:rsidP="00C60298">
            <w:pPr>
              <w:pStyle w:val="NormalWeb"/>
            </w:pPr>
            <w:r>
              <w:t> </w:t>
            </w:r>
          </w:p>
        </w:tc>
      </w:tr>
      <w:tr w:rsidR="000F56C0" w14:paraId="2887552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A65D13"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4DA387" w14:textId="77777777" w:rsidR="000F56C0" w:rsidRDefault="000F56C0" w:rsidP="00C60298">
            <w:pPr>
              <w:pStyle w:val="NormalWeb"/>
            </w:pPr>
            <w:r>
              <w:t> </w:t>
            </w:r>
          </w:p>
        </w:tc>
      </w:tr>
    </w:tbl>
    <w:p w14:paraId="6ADB5EBC" w14:textId="77777777" w:rsidR="000F56C0" w:rsidRDefault="000F56C0" w:rsidP="00C60298">
      <w:pPr>
        <w:pStyle w:val="NormalWeb"/>
      </w:pPr>
      <w:r>
        <w:t>Semantics: see use case</w:t>
      </w:r>
    </w:p>
    <w:p w14:paraId="7CCE45C2" w14:textId="77777777" w:rsidR="000F56C0" w:rsidRDefault="000F56C0" w:rsidP="00C60298">
      <w:pPr>
        <w:pStyle w:val="NormalWeb"/>
      </w:pPr>
      <w:r>
        <w:t>Analysis: event on cart (device id is invalid as ULD id)</w:t>
      </w:r>
    </w:p>
    <w:p w14:paraId="1057203C" w14:textId="77777777" w:rsidR="000F56C0" w:rsidRDefault="000F56C0" w:rsidP="00C60298">
      <w:pPr>
        <w:pStyle w:val="NormalWeb"/>
      </w:pPr>
      <w:r>
        <w:t>Result: tba</w:t>
      </w:r>
    </w:p>
    <w:p w14:paraId="797C61E7" w14:textId="77777777" w:rsidR="000F56C0" w:rsidRDefault="000F56C0" w:rsidP="00C60298">
      <w:pPr>
        <w:pStyle w:val="Heading4"/>
        <w:rPr>
          <w:rFonts w:eastAsia="Times New Roman"/>
        </w:rPr>
      </w:pPr>
      <w:r>
        <w:rPr>
          <w:rFonts w:eastAsia="Times New Roman"/>
        </w:rPr>
        <w:t>5.9.17 Merge bag from cart/barrow (verbose, per bag) into aircraft’s hold/pit/bulk compartment (1 message per bag involved) - CR for merge?</w:t>
      </w:r>
    </w:p>
    <w:p w14:paraId="33C4DF64" w14:textId="77777777" w:rsidR="000F56C0" w:rsidRDefault="000F56C0" w:rsidP="00C60298">
      <w:pPr>
        <w:pStyle w:val="NormalWeb"/>
      </w:pPr>
      <w:r>
        <w:t>Concern: this message batches two distinct events: take from Cart (.B), load into hold (.N). Cannot be converted into a single XML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44"/>
        <w:gridCol w:w="210"/>
      </w:tblGrid>
      <w:tr w:rsidR="000F56C0" w14:paraId="6EC096C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BADE90"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F90EFA" w14:textId="77777777" w:rsidR="000F56C0" w:rsidRDefault="000F56C0" w:rsidP="00C60298">
            <w:pPr>
              <w:pStyle w:val="NormalWeb"/>
            </w:pPr>
            <w:r>
              <w:t> </w:t>
            </w:r>
          </w:p>
        </w:tc>
      </w:tr>
      <w:tr w:rsidR="000F56C0" w14:paraId="0D18B0E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4A01D"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F5A51" w14:textId="77777777" w:rsidR="000F56C0" w:rsidRDefault="000F56C0" w:rsidP="00C60298">
            <w:pPr>
              <w:pStyle w:val="NormalWeb"/>
            </w:pPr>
            <w:r>
              <w:t> </w:t>
            </w:r>
          </w:p>
        </w:tc>
      </w:tr>
      <w:tr w:rsidR="000F56C0" w14:paraId="4E30AC6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47D289" w14:textId="77777777" w:rsidR="000F56C0" w:rsidRDefault="000F56C0" w:rsidP="00C60298">
            <w:pPr>
              <w:pStyle w:val="NormalWeb"/>
            </w:pPr>
            <w:r>
              <w:t>.J/R/GHA2//11APR/094855Z//320/RM/AC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6476DB" w14:textId="77777777" w:rsidR="000F56C0" w:rsidRDefault="000F56C0" w:rsidP="00C60298">
            <w:pPr>
              <w:pStyle w:val="NormalWeb"/>
            </w:pPr>
            <w:r>
              <w:t> </w:t>
            </w:r>
          </w:p>
        </w:tc>
      </w:tr>
      <w:tr w:rsidR="000F56C0" w14:paraId="53BFE94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24355"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DE6E6" w14:textId="77777777" w:rsidR="000F56C0" w:rsidRDefault="000F56C0" w:rsidP="00C60298">
            <w:pPr>
              <w:pStyle w:val="NormalWeb"/>
            </w:pPr>
            <w:r>
              <w:t> </w:t>
            </w:r>
          </w:p>
        </w:tc>
      </w:tr>
      <w:tr w:rsidR="000F56C0" w14:paraId="6F0BDB5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65664C" w14:textId="77777777" w:rsidR="000F56C0" w:rsidRDefault="000F56C0" w:rsidP="00C60298">
            <w:pPr>
              <w:pStyle w:val="NormalWeb"/>
            </w:pPr>
            <w:r>
              <w:t>.U/TRY10100VI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21DBE" w14:textId="77777777" w:rsidR="000F56C0" w:rsidRDefault="000F56C0" w:rsidP="00C60298">
            <w:pPr>
              <w:pStyle w:val="NormalWeb"/>
            </w:pPr>
            <w:r>
              <w:t> </w:t>
            </w:r>
          </w:p>
        </w:tc>
      </w:tr>
      <w:tr w:rsidR="000F56C0" w14:paraId="4140DD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A5FDD" w14:textId="77777777" w:rsidR="000F56C0" w:rsidRDefault="000F56C0" w:rsidP="00C60298">
            <w:pPr>
              <w:pStyle w:val="NormalWeb"/>
            </w:pPr>
            <w:r>
              <w:t>.B/OFF/0220123456001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6C713C" w14:textId="77777777" w:rsidR="000F56C0" w:rsidRDefault="000F56C0" w:rsidP="00C60298">
            <w:pPr>
              <w:pStyle w:val="NormalWeb"/>
            </w:pPr>
            <w:r>
              <w:t> </w:t>
            </w:r>
          </w:p>
        </w:tc>
      </w:tr>
      <w:tr w:rsidR="000F56C0" w14:paraId="257FA7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793F6E" w14:textId="77777777" w:rsidR="000F56C0" w:rsidRDefault="000F56C0" w:rsidP="00C60298">
            <w:pPr>
              <w:pStyle w:val="NormalWeb"/>
            </w:pPr>
            <w:r>
              <w:t>.U/HLD00052LH/52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34875" w14:textId="77777777" w:rsidR="000F56C0" w:rsidRDefault="000F56C0" w:rsidP="00C60298">
            <w:pPr>
              <w:pStyle w:val="NormalWeb"/>
            </w:pPr>
            <w:r>
              <w:t> </w:t>
            </w:r>
          </w:p>
        </w:tc>
      </w:tr>
      <w:tr w:rsidR="000F56C0" w14:paraId="3D0667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AF20E"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64D9DA" w14:textId="77777777" w:rsidR="000F56C0" w:rsidRDefault="000F56C0" w:rsidP="00C60298">
            <w:pPr>
              <w:pStyle w:val="NormalWeb"/>
            </w:pPr>
            <w:r>
              <w:t> </w:t>
            </w:r>
          </w:p>
        </w:tc>
      </w:tr>
      <w:tr w:rsidR="000F56C0" w14:paraId="5CED890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AD0670" w14:textId="77777777" w:rsidR="000F56C0" w:rsidRDefault="000F56C0" w:rsidP="00C60298">
            <w:pPr>
              <w:pStyle w:val="NormalWeb"/>
            </w:pPr>
            <w:r>
              <w:t>.Q/003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DCDBEB" w14:textId="77777777" w:rsidR="000F56C0" w:rsidRDefault="000F56C0" w:rsidP="00C60298">
            <w:pPr>
              <w:pStyle w:val="NormalWeb"/>
            </w:pPr>
            <w:r>
              <w:t> </w:t>
            </w:r>
          </w:p>
        </w:tc>
      </w:tr>
      <w:tr w:rsidR="000F56C0" w14:paraId="6560BD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AFD141" w14:textId="77777777" w:rsidR="000F56C0" w:rsidRDefault="000F56C0" w:rsidP="00C60298">
            <w:pPr>
              <w:pStyle w:val="NormalWeb"/>
            </w:pPr>
            <w:r>
              <w:t>.R/ACT/RL/U/S/2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B650F" w14:textId="77777777" w:rsidR="000F56C0" w:rsidRDefault="000F56C0" w:rsidP="00C60298">
            <w:pPr>
              <w:pStyle w:val="NormalWeb"/>
            </w:pPr>
            <w:r>
              <w:t> </w:t>
            </w:r>
          </w:p>
        </w:tc>
      </w:tr>
      <w:tr w:rsidR="000F56C0" w14:paraId="05359DC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5DFC4"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462CE9" w14:textId="77777777" w:rsidR="000F56C0" w:rsidRDefault="000F56C0" w:rsidP="00C60298">
            <w:pPr>
              <w:pStyle w:val="NormalWeb"/>
            </w:pPr>
            <w:r>
              <w:t> </w:t>
            </w:r>
          </w:p>
        </w:tc>
      </w:tr>
    </w:tbl>
    <w:p w14:paraId="74F34298" w14:textId="77777777" w:rsidR="000F56C0" w:rsidRDefault="000F56C0" w:rsidP="00C60298">
      <w:pPr>
        <w:pStyle w:val="NormalWeb"/>
      </w:pPr>
      <w:r>
        <w:t>Semantics: see use case</w:t>
      </w:r>
    </w:p>
    <w:p w14:paraId="334EB6DB" w14:textId="77777777" w:rsidR="000F56C0" w:rsidRDefault="000F56C0" w:rsidP="00C60298">
      <w:pPr>
        <w:pStyle w:val="NormalWeb"/>
      </w:pPr>
      <w:r>
        <w:t>Analysis: see earlier statements on use of artificial events</w:t>
      </w:r>
    </w:p>
    <w:p w14:paraId="6DC9D04A" w14:textId="77777777" w:rsidR="000F56C0" w:rsidRDefault="000F56C0" w:rsidP="00C60298">
      <w:pPr>
        <w:pStyle w:val="NormalWeb"/>
      </w:pPr>
      <w:r>
        <w:t>Result: tba</w:t>
      </w:r>
    </w:p>
    <w:p w14:paraId="724893D3" w14:textId="77777777" w:rsidR="000F56C0" w:rsidRDefault="000F56C0" w:rsidP="00C60298">
      <w:pPr>
        <w:pStyle w:val="Heading4"/>
        <w:rPr>
          <w:rFonts w:eastAsia="Times New Roman"/>
        </w:rPr>
      </w:pPr>
      <w:r>
        <w:rPr>
          <w:rStyle w:val="inline-comment-marker"/>
          <w:rFonts w:eastAsia="Times New Roman"/>
        </w:rPr>
        <w:t>5.9.20 Flight arrived in JFK, Bag is offloaded from Aircraft (bulk load) - CR for merge/unmerge?</w:t>
      </w:r>
    </w:p>
    <w:p w14:paraId="655C0A0C" w14:textId="77777777" w:rsidR="000F56C0" w:rsidRDefault="000F56C0" w:rsidP="00C60298">
      <w:pPr>
        <w:pStyle w:val="NormalWeb"/>
      </w:pPr>
      <w:r>
        <w:t xml:space="preserve">Concern: </w:t>
      </w:r>
      <w:r>
        <w:rPr>
          <w:rStyle w:val="inline-comment-marker"/>
        </w:rPr>
        <w:t>In current understanding bag moves from hold to ramp, and is packed from ramp to cart. That is two activities. It is also mirror to merge, hence dependency on this CR to be</w:t>
      </w:r>
    </w:p>
    <w:p w14:paraId="16FA6D11" w14:textId="77777777" w:rsidR="000F56C0" w:rsidRDefault="000F56C0" w:rsidP="00C60298">
      <w:pPr>
        <w:pStyle w:val="NormalWeb"/>
      </w:pPr>
      <w:r>
        <w:t>Use case: unloading at arrival tracked for individual bag</w:t>
      </w:r>
    </w:p>
    <w:p w14:paraId="2036DE93" w14:textId="77777777" w:rsidR="000F56C0" w:rsidRDefault="000F56C0" w:rsidP="00C60298">
      <w:pPr>
        <w:pStyle w:val="NormalWeb"/>
      </w:pPr>
      <w:r>
        <w:t>Redaction: changed second .U into a cart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3AB3AE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05661F"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2BA05C" w14:textId="77777777" w:rsidR="000F56C0" w:rsidRDefault="000F56C0" w:rsidP="00C60298">
            <w:pPr>
              <w:pStyle w:val="NormalWeb"/>
            </w:pPr>
            <w:r>
              <w:t> </w:t>
            </w:r>
          </w:p>
        </w:tc>
      </w:tr>
      <w:tr w:rsidR="000F56C0" w14:paraId="7F602CC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48D631"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DD137" w14:textId="77777777" w:rsidR="000F56C0" w:rsidRDefault="000F56C0" w:rsidP="00C60298">
            <w:pPr>
              <w:pStyle w:val="NormalWeb"/>
            </w:pPr>
            <w:r>
              <w:t> </w:t>
            </w:r>
          </w:p>
        </w:tc>
      </w:tr>
      <w:tr w:rsidR="000F56C0" w14:paraId="05CD3FA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1D908" w14:textId="77777777" w:rsidR="000F56C0" w:rsidRDefault="000F56C0" w:rsidP="00C60298">
            <w:pPr>
              <w:pStyle w:val="NormalWeb"/>
            </w:pPr>
            <w:r>
              <w:t>.J/G/JFKBRDL//11APR/094855Z///AC/RM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FD78F" w14:textId="77777777" w:rsidR="000F56C0" w:rsidRDefault="000F56C0" w:rsidP="00C60298">
            <w:pPr>
              <w:pStyle w:val="NormalWeb"/>
            </w:pPr>
            <w:r>
              <w:t> </w:t>
            </w:r>
          </w:p>
        </w:tc>
      </w:tr>
      <w:tr w:rsidR="000F56C0" w14:paraId="420D0A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0F8DB6"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BC40C2" w14:textId="77777777" w:rsidR="000F56C0" w:rsidRDefault="000F56C0" w:rsidP="00C60298">
            <w:pPr>
              <w:pStyle w:val="NormalWeb"/>
            </w:pPr>
            <w:r>
              <w:t> </w:t>
            </w:r>
          </w:p>
        </w:tc>
      </w:tr>
      <w:tr w:rsidR="000F56C0" w14:paraId="6B13C5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56AB8E" w14:textId="77777777" w:rsidR="000F56C0" w:rsidRDefault="000F56C0" w:rsidP="00C60298">
            <w:pPr>
              <w:pStyle w:val="NormalWeb"/>
            </w:pPr>
            <w:r>
              <w:t>.U//52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02EE4" w14:textId="77777777" w:rsidR="000F56C0" w:rsidRDefault="000F56C0" w:rsidP="00C60298">
            <w:pPr>
              <w:pStyle w:val="NormalWeb"/>
            </w:pPr>
            <w:r>
              <w:t> </w:t>
            </w:r>
          </w:p>
        </w:tc>
      </w:tr>
      <w:tr w:rsidR="000F56C0" w14:paraId="1492C6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8DD10A" w14:textId="77777777" w:rsidR="000F56C0" w:rsidRDefault="000F56C0" w:rsidP="00C60298">
            <w:pPr>
              <w:pStyle w:val="NormalWeb"/>
            </w:pPr>
            <w:r>
              <w:t>.U/CART234LH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99565C" w14:textId="77777777" w:rsidR="000F56C0" w:rsidRDefault="000F56C0" w:rsidP="00C60298">
            <w:pPr>
              <w:pStyle w:val="NormalWeb"/>
            </w:pPr>
            <w:r>
              <w:t> </w:t>
            </w:r>
          </w:p>
        </w:tc>
      </w:tr>
      <w:tr w:rsidR="000F56C0" w14:paraId="27F030E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CDC791"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DF8D7" w14:textId="77777777" w:rsidR="000F56C0" w:rsidRDefault="000F56C0" w:rsidP="00C60298">
            <w:pPr>
              <w:pStyle w:val="NormalWeb"/>
            </w:pPr>
            <w:r>
              <w:t> </w:t>
            </w:r>
          </w:p>
        </w:tc>
      </w:tr>
      <w:tr w:rsidR="000F56C0" w14:paraId="5BD240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14E8F"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F9DB7" w14:textId="77777777" w:rsidR="000F56C0" w:rsidRDefault="000F56C0" w:rsidP="00C60298">
            <w:pPr>
              <w:pStyle w:val="NormalWeb"/>
            </w:pPr>
            <w:r>
              <w:t> </w:t>
            </w:r>
          </w:p>
        </w:tc>
      </w:tr>
      <w:tr w:rsidR="000F56C0" w14:paraId="0D9F8F3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5289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2D057" w14:textId="77777777" w:rsidR="000F56C0" w:rsidRDefault="000F56C0" w:rsidP="00C60298">
            <w:pPr>
              <w:pStyle w:val="NormalWeb"/>
            </w:pPr>
            <w:r>
              <w:t> </w:t>
            </w:r>
          </w:p>
        </w:tc>
      </w:tr>
    </w:tbl>
    <w:p w14:paraId="3D471E42" w14:textId="77777777" w:rsidR="000F56C0" w:rsidRDefault="000F56C0" w:rsidP="00C60298">
      <w:pPr>
        <w:pStyle w:val="NormalWeb"/>
      </w:pPr>
      <w:r>
        <w:t>Semantics: see use case</w:t>
      </w:r>
    </w:p>
    <w:p w14:paraId="6C60908E" w14:textId="77777777" w:rsidR="000F56C0" w:rsidRDefault="000F56C0" w:rsidP="00C60298">
      <w:pPr>
        <w:pStyle w:val="NormalWeb"/>
      </w:pPr>
      <w:r>
        <w:t>Analysis: note case cannot be expressed for transfer bag. Otherwise no comment</w:t>
      </w:r>
    </w:p>
    <w:p w14:paraId="4F969BD5" w14:textId="77777777" w:rsidR="000F56C0" w:rsidRDefault="000F56C0" w:rsidP="00C60298">
      <w:pPr>
        <w:pStyle w:val="NormalWeb"/>
      </w:pPr>
      <w:r>
        <w:t>Result: tba</w:t>
      </w:r>
    </w:p>
    <w:p w14:paraId="5FE52B25" w14:textId="77777777" w:rsidR="000F56C0" w:rsidRDefault="000F56C0" w:rsidP="00C60298">
      <w:pPr>
        <w:pStyle w:val="Heading4"/>
        <w:rPr>
          <w:rFonts w:eastAsia="Times New Roman"/>
        </w:rPr>
      </w:pPr>
      <w:r>
        <w:rPr>
          <w:rFonts w:eastAsia="Times New Roman"/>
        </w:rPr>
        <w:t>5.9.23 Transport of the bag from Aircraft to Transfer induction/offloads - pending for IRBS-change</w:t>
      </w:r>
    </w:p>
    <w:p w14:paraId="75B51270" w14:textId="77777777" w:rsidR="000F56C0" w:rsidRDefault="000F56C0" w:rsidP="00C60298">
      <w:pPr>
        <w:pStyle w:val="NormalWeb"/>
      </w:pPr>
      <w:r>
        <w:t>Use case: arrival handler reports delivery of bag to transfer induction</w:t>
      </w:r>
    </w:p>
    <w:p w14:paraId="3E915763" w14:textId="77777777" w:rsidR="000F56C0" w:rsidRDefault="000F56C0" w:rsidP="00C60298">
      <w:pPr>
        <w:pStyle w:val="NormalWeb"/>
      </w:pPr>
      <w:r>
        <w:t>Concern: message construction is invalid: .</w:t>
      </w:r>
      <w:r>
        <w:rPr>
          <w:rStyle w:val="inline-comment-marker"/>
        </w:rPr>
        <w:t>V/1T refers to departing flight, but this is intended to report arrival handling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91"/>
        <w:gridCol w:w="210"/>
      </w:tblGrid>
      <w:tr w:rsidR="000F56C0" w14:paraId="4DDB301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23ED0"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0A733" w14:textId="77777777" w:rsidR="000F56C0" w:rsidRDefault="000F56C0" w:rsidP="00C60298">
            <w:pPr>
              <w:pStyle w:val="NormalWeb"/>
            </w:pPr>
            <w:r>
              <w:t> </w:t>
            </w:r>
          </w:p>
        </w:tc>
      </w:tr>
      <w:tr w:rsidR="000F56C0" w14:paraId="3D14ACC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D1812E"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5A7D7" w14:textId="77777777" w:rsidR="000F56C0" w:rsidRDefault="000F56C0" w:rsidP="00C60298">
            <w:pPr>
              <w:pStyle w:val="NormalWeb"/>
            </w:pPr>
            <w:r>
              <w:t> </w:t>
            </w:r>
          </w:p>
        </w:tc>
      </w:tr>
      <w:tr w:rsidR="000F56C0" w14:paraId="064450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47D85" w14:textId="77777777" w:rsidR="000F56C0" w:rsidRDefault="000F56C0" w:rsidP="00C60298">
            <w:pPr>
              <w:pStyle w:val="NormalWeb"/>
            </w:pPr>
            <w:r>
              <w:t>.J/G/JFKBRDL//11APR/094855Z///RM/TI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C03880" w14:textId="77777777" w:rsidR="000F56C0" w:rsidRDefault="000F56C0" w:rsidP="00C60298">
            <w:pPr>
              <w:pStyle w:val="NormalWeb"/>
            </w:pPr>
            <w:r>
              <w:t> </w:t>
            </w:r>
          </w:p>
        </w:tc>
      </w:tr>
      <w:tr w:rsidR="000F56C0" w14:paraId="2495FA8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23692" w14:textId="77777777" w:rsidR="000F56C0" w:rsidRDefault="000F56C0" w:rsidP="00C60298">
            <w:pPr>
              <w:pStyle w:val="NormalWeb"/>
            </w:pPr>
            <w:r>
              <w:t>.F/DL321/11APR/LAX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842540" w14:textId="77777777" w:rsidR="000F56C0" w:rsidRDefault="000F56C0" w:rsidP="00C60298">
            <w:pPr>
              <w:pStyle w:val="NormalWeb"/>
            </w:pPr>
            <w:r>
              <w:t> </w:t>
            </w:r>
          </w:p>
        </w:tc>
      </w:tr>
      <w:tr w:rsidR="000F56C0" w14:paraId="34262A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B873F2"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44C429" w14:textId="77777777" w:rsidR="000F56C0" w:rsidRDefault="000F56C0" w:rsidP="00C60298">
            <w:pPr>
              <w:pStyle w:val="NormalWeb"/>
            </w:pPr>
            <w:r>
              <w:t> </w:t>
            </w:r>
          </w:p>
        </w:tc>
      </w:tr>
      <w:tr w:rsidR="000F56C0" w14:paraId="54EEC1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27B6F9"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A3332B" w14:textId="77777777" w:rsidR="000F56C0" w:rsidRDefault="000F56C0" w:rsidP="00C60298">
            <w:pPr>
              <w:pStyle w:val="NormalWeb"/>
            </w:pPr>
            <w:r>
              <w:t> </w:t>
            </w:r>
          </w:p>
        </w:tc>
      </w:tr>
      <w:tr w:rsidR="000F56C0" w14:paraId="330BAA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8BC760"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6CABE8" w14:textId="77777777" w:rsidR="000F56C0" w:rsidRDefault="000F56C0" w:rsidP="00C60298">
            <w:pPr>
              <w:pStyle w:val="NormalWeb"/>
            </w:pPr>
            <w:r>
              <w:t> </w:t>
            </w:r>
          </w:p>
        </w:tc>
      </w:tr>
      <w:tr w:rsidR="000F56C0" w14:paraId="2A6013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9FFFBF"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32C1C" w14:textId="77777777" w:rsidR="000F56C0" w:rsidRDefault="000F56C0" w:rsidP="00C60298">
            <w:pPr>
              <w:pStyle w:val="NormalWeb"/>
            </w:pPr>
            <w:r>
              <w:t> </w:t>
            </w:r>
          </w:p>
        </w:tc>
      </w:tr>
    </w:tbl>
    <w:p w14:paraId="42D2393C" w14:textId="77777777" w:rsidR="000F56C0" w:rsidRDefault="000F56C0" w:rsidP="00C60298">
      <w:pPr>
        <w:pStyle w:val="Heading4"/>
        <w:rPr>
          <w:rFonts w:eastAsia="Times New Roman"/>
        </w:rPr>
      </w:pPr>
      <w:r>
        <w:rPr>
          <w:rFonts w:eastAsia="Times New Roman"/>
        </w:rPr>
        <w:t xml:space="preserve">5.9.24 </w:t>
      </w:r>
      <w:r>
        <w:rPr>
          <w:rStyle w:val="inline-comment-marker"/>
          <w:rFonts w:eastAsia="Times New Roman"/>
        </w:rPr>
        <w:t>Offload at Transfer</w:t>
      </w:r>
      <w:r>
        <w:rPr>
          <w:rFonts w:eastAsia="Times New Roman"/>
        </w:rPr>
        <w:t xml:space="preserve"> induction entry point - pending IRBS change</w:t>
      </w:r>
    </w:p>
    <w:p w14:paraId="15EA83B9" w14:textId="77777777" w:rsidR="000F56C0" w:rsidRDefault="000F56C0" w:rsidP="00C60298">
      <w:pPr>
        <w:pStyle w:val="NormalWeb"/>
      </w:pPr>
      <w:r>
        <w:t>Concern: same as 5.9.23: message construction invalid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11"/>
        <w:gridCol w:w="210"/>
      </w:tblGrid>
      <w:tr w:rsidR="000F56C0" w14:paraId="07810A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CC0A46"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316DE" w14:textId="77777777" w:rsidR="000F56C0" w:rsidRDefault="000F56C0" w:rsidP="00C60298">
            <w:pPr>
              <w:pStyle w:val="NormalWeb"/>
            </w:pPr>
            <w:r>
              <w:t> </w:t>
            </w:r>
          </w:p>
        </w:tc>
      </w:tr>
      <w:tr w:rsidR="000F56C0" w14:paraId="2008E1D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8297DC"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8C20B" w14:textId="77777777" w:rsidR="000F56C0" w:rsidRDefault="000F56C0" w:rsidP="00C60298">
            <w:pPr>
              <w:pStyle w:val="NormalWeb"/>
            </w:pPr>
            <w:r>
              <w:t> </w:t>
            </w:r>
          </w:p>
        </w:tc>
      </w:tr>
      <w:tr w:rsidR="000F56C0" w14:paraId="4D870B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CD81CD" w14:textId="77777777" w:rsidR="000F56C0" w:rsidRDefault="000F56C0" w:rsidP="00C60298">
            <w:pPr>
              <w:pStyle w:val="NormalWeb"/>
            </w:pPr>
            <w:r>
              <w:t>.J/S/JFKBRDL//11APR/094855Z///TI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F956E2" w14:textId="77777777" w:rsidR="000F56C0" w:rsidRDefault="000F56C0" w:rsidP="00C60298">
            <w:pPr>
              <w:pStyle w:val="NormalWeb"/>
            </w:pPr>
            <w:r>
              <w:t> </w:t>
            </w:r>
          </w:p>
        </w:tc>
      </w:tr>
      <w:tr w:rsidR="000F56C0" w14:paraId="11EF1C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02A54" w14:textId="77777777" w:rsidR="000F56C0" w:rsidRDefault="000F56C0" w:rsidP="00C60298">
            <w:pPr>
              <w:pStyle w:val="NormalWeb"/>
            </w:pPr>
            <w:r>
              <w:t>.F/DL321/11APR/LAX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C4C610" w14:textId="77777777" w:rsidR="000F56C0" w:rsidRDefault="000F56C0" w:rsidP="00C60298">
            <w:pPr>
              <w:pStyle w:val="NormalWeb"/>
            </w:pPr>
            <w:r>
              <w:t> </w:t>
            </w:r>
          </w:p>
        </w:tc>
      </w:tr>
      <w:tr w:rsidR="000F56C0" w14:paraId="16C9CA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D8E92"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334B4" w14:textId="77777777" w:rsidR="000F56C0" w:rsidRDefault="000F56C0" w:rsidP="00C60298">
            <w:pPr>
              <w:pStyle w:val="NormalWeb"/>
            </w:pPr>
            <w:r>
              <w:t> </w:t>
            </w:r>
          </w:p>
        </w:tc>
      </w:tr>
      <w:tr w:rsidR="000F56C0" w14:paraId="41445E6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58A3CB"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908B7F" w14:textId="77777777" w:rsidR="000F56C0" w:rsidRDefault="000F56C0" w:rsidP="00C60298">
            <w:pPr>
              <w:pStyle w:val="NormalWeb"/>
            </w:pPr>
            <w:r>
              <w:t> </w:t>
            </w:r>
          </w:p>
        </w:tc>
      </w:tr>
      <w:tr w:rsidR="000F56C0" w14:paraId="3E31C9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E76CE3"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4932E2" w14:textId="77777777" w:rsidR="000F56C0" w:rsidRDefault="000F56C0" w:rsidP="00C60298">
            <w:pPr>
              <w:pStyle w:val="NormalWeb"/>
            </w:pPr>
            <w:r>
              <w:t> </w:t>
            </w:r>
          </w:p>
        </w:tc>
      </w:tr>
      <w:tr w:rsidR="000F56C0" w14:paraId="5EB86B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25621"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EDB86" w14:textId="77777777" w:rsidR="000F56C0" w:rsidRDefault="000F56C0" w:rsidP="00C60298">
            <w:pPr>
              <w:pStyle w:val="NormalWeb"/>
            </w:pPr>
            <w:r>
              <w:t> </w:t>
            </w:r>
          </w:p>
        </w:tc>
      </w:tr>
    </w:tbl>
    <w:p w14:paraId="640527E5" w14:textId="77777777" w:rsidR="000F56C0" w:rsidRDefault="000F56C0" w:rsidP="00C60298">
      <w:pPr>
        <w:pStyle w:val="Heading4"/>
        <w:rPr>
          <w:rFonts w:eastAsia="Times New Roman"/>
        </w:rPr>
      </w:pPr>
      <w:r>
        <w:rPr>
          <w:rFonts w:eastAsia="Times New Roman"/>
        </w:rPr>
        <w:t>5.9.29 Bag gets intercepted by customs on the way to the belt - Deferred for inspection after IRBS exercise</w:t>
      </w:r>
    </w:p>
    <w:p w14:paraId="34D86F6F" w14:textId="77777777" w:rsidR="000F56C0" w:rsidRDefault="000F56C0" w:rsidP="00C60298">
      <w:pPr>
        <w:pStyle w:val="NormalWeb"/>
      </w:pPr>
      <w:r>
        <w:t>Use case: Agent reports the bag is routed to Customs on their instructions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10"/>
        <w:gridCol w:w="210"/>
      </w:tblGrid>
      <w:tr w:rsidR="000F56C0" w14:paraId="08435E7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37B6B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A3A16" w14:textId="77777777" w:rsidR="000F56C0" w:rsidRDefault="000F56C0" w:rsidP="00C60298">
            <w:pPr>
              <w:pStyle w:val="NormalWeb"/>
            </w:pPr>
            <w:r>
              <w:t> </w:t>
            </w:r>
          </w:p>
        </w:tc>
      </w:tr>
      <w:tr w:rsidR="000F56C0" w14:paraId="297C636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8CF552"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AC13B3" w14:textId="77777777" w:rsidR="000F56C0" w:rsidRDefault="000F56C0" w:rsidP="00C60298">
            <w:pPr>
              <w:pStyle w:val="NormalWeb"/>
            </w:pPr>
            <w:r>
              <w:t> </w:t>
            </w:r>
          </w:p>
        </w:tc>
      </w:tr>
      <w:tr w:rsidR="000F56C0" w14:paraId="6B3CDB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FDB0FF" w14:textId="77777777" w:rsidR="000F56C0" w:rsidRDefault="000F56C0" w:rsidP="00C60298">
            <w:pPr>
              <w:pStyle w:val="NormalWeb"/>
            </w:pPr>
            <w:r>
              <w:t>.J/G/JFKBRDL//11APR/094855Z///SE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BECEB" w14:textId="77777777" w:rsidR="000F56C0" w:rsidRDefault="000F56C0" w:rsidP="00C60298">
            <w:pPr>
              <w:pStyle w:val="NormalWeb"/>
            </w:pPr>
            <w:r>
              <w:t> </w:t>
            </w:r>
          </w:p>
        </w:tc>
      </w:tr>
      <w:tr w:rsidR="000F56C0" w14:paraId="1A0634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C70934"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B8C910" w14:textId="77777777" w:rsidR="000F56C0" w:rsidRDefault="000F56C0" w:rsidP="00C60298">
            <w:pPr>
              <w:pStyle w:val="NormalWeb"/>
            </w:pPr>
            <w:r>
              <w:t> </w:t>
            </w:r>
          </w:p>
        </w:tc>
      </w:tr>
      <w:tr w:rsidR="000F56C0" w14:paraId="7646907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BC75E"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8C4BD8" w14:textId="77777777" w:rsidR="000F56C0" w:rsidRDefault="000F56C0" w:rsidP="00C60298">
            <w:pPr>
              <w:pStyle w:val="NormalWeb"/>
            </w:pPr>
            <w:r>
              <w:t> </w:t>
            </w:r>
          </w:p>
        </w:tc>
      </w:tr>
      <w:tr w:rsidR="000F56C0" w14:paraId="110F4C0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21B7EC" w14:textId="77777777" w:rsidR="000F56C0" w:rsidRDefault="000F56C0" w:rsidP="00C60298">
            <w:pPr>
              <w:pStyle w:val="NormalWeb"/>
            </w:pPr>
            <w:r>
              <w:t>.R/+ACT/TR/B//3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998851" w14:textId="77777777" w:rsidR="000F56C0" w:rsidRDefault="000F56C0" w:rsidP="00C60298">
            <w:pPr>
              <w:pStyle w:val="NormalWeb"/>
            </w:pPr>
            <w:r>
              <w:t> </w:t>
            </w:r>
          </w:p>
        </w:tc>
      </w:tr>
      <w:tr w:rsidR="000F56C0" w14:paraId="022DC19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E3FEF6" w14:textId="77777777" w:rsidR="000F56C0" w:rsidRDefault="000F56C0" w:rsidP="00C60298">
            <w:pPr>
              <w:pStyle w:val="NormalWeb"/>
            </w:pPr>
            <w:r>
              <w:t>.R/ZOLLWACHE/CUSTOMS/DOUANE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B8DE1C" w14:textId="77777777" w:rsidR="000F56C0" w:rsidRDefault="000F56C0" w:rsidP="00C60298">
            <w:pPr>
              <w:pStyle w:val="NormalWeb"/>
            </w:pPr>
            <w:r>
              <w:t> </w:t>
            </w:r>
          </w:p>
        </w:tc>
      </w:tr>
      <w:tr w:rsidR="000F56C0" w14:paraId="1E9E4E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68D3D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94917D" w14:textId="77777777" w:rsidR="000F56C0" w:rsidRDefault="000F56C0" w:rsidP="00C60298">
            <w:pPr>
              <w:pStyle w:val="NormalWeb"/>
            </w:pPr>
            <w:r>
              <w:t> </w:t>
            </w:r>
          </w:p>
        </w:tc>
      </w:tr>
    </w:tbl>
    <w:p w14:paraId="3A434D32" w14:textId="77777777" w:rsidR="000F56C0" w:rsidRDefault="000F56C0" w:rsidP="00C60298">
      <w:pPr>
        <w:pStyle w:val="NormalWeb"/>
      </w:pPr>
      <w:r>
        <w:t>Semantics: see use case</w:t>
      </w:r>
    </w:p>
    <w:p w14:paraId="42F54EC1" w14:textId="77777777" w:rsidR="000F56C0" w:rsidRDefault="000F56C0" w:rsidP="00C60298">
      <w:pPr>
        <w:pStyle w:val="NormalWeb"/>
      </w:pPr>
      <w:r>
        <w:t>Analysis: we may want to improve the sample as USA sees all bags for clearance</w:t>
      </w:r>
    </w:p>
    <w:p w14:paraId="57DB28EA" w14:textId="77777777" w:rsidR="000F56C0" w:rsidRDefault="000F56C0" w:rsidP="00C60298">
      <w:pPr>
        <w:pStyle w:val="NormalWeb"/>
      </w:pPr>
      <w:r>
        <w:t>Result: tba</w:t>
      </w:r>
    </w:p>
    <w:p w14:paraId="0DBD7AF1" w14:textId="77777777" w:rsidR="000F56C0" w:rsidRDefault="000F56C0" w:rsidP="00C60298">
      <w:pPr>
        <w:pStyle w:val="Heading4"/>
        <w:rPr>
          <w:rFonts w:eastAsia="Times New Roman"/>
        </w:rPr>
      </w:pPr>
      <w:r>
        <w:rPr>
          <w:rFonts w:eastAsia="Times New Roman"/>
        </w:rPr>
        <w:t xml:space="preserve">5.9.32 Re-flighting of on-hand bag (sent out of on-hand storage to bag room) - pending Focus group </w:t>
      </w:r>
      <w:proofErr w:type="spellStart"/>
      <w:r>
        <w:rPr>
          <w:rFonts w:eastAsia="Times New Roman"/>
        </w:rPr>
        <w:t>Reflighting</w:t>
      </w:r>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24"/>
        <w:gridCol w:w="210"/>
      </w:tblGrid>
      <w:tr w:rsidR="000F56C0" w14:paraId="55A6D7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22328A"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F99A71" w14:textId="77777777" w:rsidR="000F56C0" w:rsidRDefault="000F56C0" w:rsidP="00C60298">
            <w:pPr>
              <w:pStyle w:val="NormalWeb"/>
            </w:pPr>
            <w:r>
              <w:t> </w:t>
            </w:r>
          </w:p>
        </w:tc>
      </w:tr>
      <w:tr w:rsidR="000F56C0" w14:paraId="7421A04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F3CB5" w14:textId="77777777" w:rsidR="000F56C0" w:rsidRDefault="000F56C0" w:rsidP="00C60298">
            <w:pPr>
              <w:pStyle w:val="NormalWeb"/>
            </w:pPr>
            <w:r>
              <w:t>.V/1XJFKA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B8DDCB" w14:textId="77777777" w:rsidR="000F56C0" w:rsidRDefault="000F56C0" w:rsidP="00C60298">
            <w:pPr>
              <w:pStyle w:val="NormalWeb"/>
            </w:pPr>
            <w:r>
              <w:t> </w:t>
            </w:r>
          </w:p>
        </w:tc>
      </w:tr>
      <w:tr w:rsidR="000F56C0" w14:paraId="6A3BE41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E43A5" w14:textId="77777777" w:rsidR="000F56C0" w:rsidRDefault="000F56C0" w:rsidP="00C60298">
            <w:pPr>
              <w:pStyle w:val="NormalWeb"/>
            </w:pPr>
            <w:r>
              <w:t>.J/G/JFKBRDL//11APR/094855Z///OH/MU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5DCFE" w14:textId="77777777" w:rsidR="000F56C0" w:rsidRDefault="000F56C0" w:rsidP="00C60298">
            <w:pPr>
              <w:pStyle w:val="NormalWeb"/>
            </w:pPr>
            <w:r>
              <w:t> </w:t>
            </w:r>
          </w:p>
        </w:tc>
      </w:tr>
      <w:tr w:rsidR="000F56C0" w14:paraId="6744A8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B7007" w14:textId="77777777" w:rsidR="000F56C0" w:rsidRDefault="000F56C0" w:rsidP="00C60298">
            <w:pPr>
              <w:pStyle w:val="NormalWeb"/>
            </w:pPr>
            <w:r>
              <w:t>.F/LH127/11APR/JFK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F56C32" w14:textId="77777777" w:rsidR="000F56C0" w:rsidRDefault="000F56C0" w:rsidP="00C60298">
            <w:pPr>
              <w:pStyle w:val="NormalWeb"/>
            </w:pPr>
            <w:r>
              <w:t> </w:t>
            </w:r>
          </w:p>
        </w:tc>
      </w:tr>
      <w:tr w:rsidR="000F56C0" w14:paraId="6ADBDD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11960"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67595B" w14:textId="77777777" w:rsidR="000F56C0" w:rsidRDefault="000F56C0" w:rsidP="00C60298">
            <w:pPr>
              <w:pStyle w:val="NormalWeb"/>
            </w:pPr>
            <w:r>
              <w:t> </w:t>
            </w:r>
          </w:p>
        </w:tc>
      </w:tr>
      <w:tr w:rsidR="000F56C0" w14:paraId="0407559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F0169" w14:textId="77777777" w:rsidR="000F56C0" w:rsidRDefault="000F56C0" w:rsidP="00C60298">
            <w:pPr>
              <w:pStyle w:val="NormalWeb"/>
            </w:pPr>
            <w:r>
              <w:t>.E/RUSH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45C0EE" w14:textId="77777777" w:rsidR="000F56C0" w:rsidRDefault="000F56C0" w:rsidP="00C60298">
            <w:pPr>
              <w:pStyle w:val="NormalWeb"/>
            </w:pPr>
            <w:r>
              <w:t> </w:t>
            </w:r>
          </w:p>
        </w:tc>
      </w:tr>
      <w:tr w:rsidR="000F56C0" w14:paraId="558DEB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6C11EC" w14:textId="77777777" w:rsidR="000F56C0" w:rsidRDefault="000F56C0" w:rsidP="00C60298">
            <w:pPr>
              <w:pStyle w:val="NormalWeb"/>
            </w:pPr>
            <w:r>
              <w:t>.R/ACT/RF/B//1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F852D0" w14:textId="77777777" w:rsidR="000F56C0" w:rsidRDefault="000F56C0" w:rsidP="00C60298">
            <w:pPr>
              <w:pStyle w:val="NormalWeb"/>
            </w:pPr>
            <w:r>
              <w:t> </w:t>
            </w:r>
          </w:p>
        </w:tc>
      </w:tr>
      <w:tr w:rsidR="000F56C0" w14:paraId="708E2D4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990334"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CCA6A" w14:textId="77777777" w:rsidR="000F56C0" w:rsidRDefault="000F56C0" w:rsidP="00C60298">
            <w:pPr>
              <w:pStyle w:val="NormalWeb"/>
            </w:pPr>
            <w:r>
              <w:t> </w:t>
            </w:r>
          </w:p>
        </w:tc>
      </w:tr>
    </w:tbl>
    <w:p w14:paraId="196B1445" w14:textId="77777777" w:rsidR="000F56C0" w:rsidRDefault="000F56C0" w:rsidP="00C60298">
      <w:pPr>
        <w:pStyle w:val="Heading2"/>
        <w:rPr>
          <w:rFonts w:eastAsia="Times New Roman"/>
        </w:rPr>
      </w:pPr>
      <w:r>
        <w:rPr>
          <w:rFonts w:eastAsia="Times New Roman"/>
        </w:rPr>
        <w:t>Dropped as example</w:t>
      </w:r>
    </w:p>
    <w:p w14:paraId="3BF56612" w14:textId="77777777" w:rsidR="000F56C0" w:rsidRDefault="000F56C0" w:rsidP="00C60298">
      <w:pPr>
        <w:pStyle w:val="Heading4"/>
        <w:rPr>
          <w:rFonts w:eastAsia="Times New Roman"/>
        </w:rPr>
      </w:pPr>
      <w:r>
        <w:rPr>
          <w:rFonts w:eastAsia="Times New Roman"/>
        </w:rPr>
        <w:t>5.9.21 Flight arrived in JFK, multiple bags are offloaded from Aircraft (bulk load), batch BPM - trivial dupe</w:t>
      </w:r>
    </w:p>
    <w:p w14:paraId="5059938F" w14:textId="77777777" w:rsidR="000F56C0" w:rsidRDefault="000F56C0" w:rsidP="00C60298">
      <w:pPr>
        <w:pStyle w:val="NormalWeb"/>
      </w:pPr>
      <w:r>
        <w:t xml:space="preserve">This message is a document, not an event. Does not map to BIX as such. After </w:t>
      </w:r>
      <w:proofErr w:type="spellStart"/>
      <w:r>
        <w:t>bixing</w:t>
      </w:r>
      <w:proofErr w:type="spellEnd"/>
      <w:r>
        <w:t>, only trivial samples.</w:t>
      </w:r>
    </w:p>
    <w:p w14:paraId="177EB8AE" w14:textId="77777777" w:rsidR="000F56C0" w:rsidRDefault="000F56C0" w:rsidP="00C60298">
      <w:pPr>
        <w:pStyle w:val="NormalWeb"/>
      </w:pPr>
      <w:r>
        <w:t>Redaction: reduced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000BD06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7FBBFB"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B850C" w14:textId="77777777" w:rsidR="000F56C0" w:rsidRDefault="000F56C0" w:rsidP="00C60298">
            <w:pPr>
              <w:pStyle w:val="NormalWeb"/>
            </w:pPr>
            <w:r>
              <w:t> </w:t>
            </w:r>
          </w:p>
        </w:tc>
      </w:tr>
      <w:tr w:rsidR="000F56C0" w14:paraId="2627AC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463430"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4D078F" w14:textId="77777777" w:rsidR="000F56C0" w:rsidRDefault="000F56C0" w:rsidP="00C60298">
            <w:pPr>
              <w:pStyle w:val="NormalWeb"/>
            </w:pPr>
            <w:r>
              <w:t> </w:t>
            </w:r>
          </w:p>
        </w:tc>
      </w:tr>
      <w:tr w:rsidR="000F56C0" w14:paraId="45C2B8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0603A8" w14:textId="77777777" w:rsidR="000F56C0" w:rsidRDefault="000F56C0" w:rsidP="00C60298">
            <w:pPr>
              <w:pStyle w:val="NormalWeb"/>
            </w:pPr>
            <w:r>
              <w:t>.J/G/JFKBRDL//11APR/094855Z///AC/RM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7382C" w14:textId="77777777" w:rsidR="000F56C0" w:rsidRDefault="000F56C0" w:rsidP="00C60298">
            <w:pPr>
              <w:pStyle w:val="NormalWeb"/>
            </w:pPr>
            <w:r>
              <w:t> </w:t>
            </w:r>
          </w:p>
        </w:tc>
      </w:tr>
      <w:tr w:rsidR="000F56C0" w14:paraId="19CFB54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24D396"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D60020" w14:textId="77777777" w:rsidR="000F56C0" w:rsidRDefault="000F56C0" w:rsidP="00C60298">
            <w:pPr>
              <w:pStyle w:val="NormalWeb"/>
            </w:pPr>
            <w:r>
              <w:t> </w:t>
            </w:r>
          </w:p>
        </w:tc>
      </w:tr>
      <w:tr w:rsidR="000F56C0" w14:paraId="3D7B89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A1C9D" w14:textId="77777777" w:rsidR="000F56C0" w:rsidRDefault="000F56C0" w:rsidP="00C60298">
            <w:pPr>
              <w:pStyle w:val="NormalWeb"/>
            </w:pPr>
            <w:r>
              <w:t>.U/HLD01234LH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8993E" w14:textId="77777777" w:rsidR="000F56C0" w:rsidRDefault="000F56C0" w:rsidP="00C60298">
            <w:pPr>
              <w:pStyle w:val="NormalWeb"/>
            </w:pPr>
            <w:r>
              <w:t> </w:t>
            </w:r>
          </w:p>
        </w:tc>
      </w:tr>
      <w:tr w:rsidR="000F56C0" w14:paraId="2478417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EC8B5"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46AD6F" w14:textId="77777777" w:rsidR="000F56C0" w:rsidRDefault="000F56C0" w:rsidP="00C60298">
            <w:pPr>
              <w:pStyle w:val="NormalWeb"/>
            </w:pPr>
            <w:r>
              <w:t> </w:t>
            </w:r>
          </w:p>
        </w:tc>
      </w:tr>
      <w:tr w:rsidR="000F56C0" w14:paraId="5547501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73FFF2" w14:textId="77777777" w:rsidR="000F56C0" w:rsidRDefault="000F56C0" w:rsidP="00C60298">
            <w:pPr>
              <w:pStyle w:val="NormalWeb"/>
            </w:pPr>
            <w:r>
              <w:t>.R/ACT/UL/U//3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2EA39B" w14:textId="77777777" w:rsidR="000F56C0" w:rsidRDefault="000F56C0" w:rsidP="00C60298">
            <w:pPr>
              <w:pStyle w:val="NormalWeb"/>
            </w:pPr>
            <w:r>
              <w:t> </w:t>
            </w:r>
          </w:p>
        </w:tc>
      </w:tr>
      <w:tr w:rsidR="000F56C0" w14:paraId="454610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879F1"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AE87F" w14:textId="77777777" w:rsidR="000F56C0" w:rsidRDefault="000F56C0" w:rsidP="00C60298">
            <w:pPr>
              <w:pStyle w:val="NormalWeb"/>
            </w:pPr>
            <w:r>
              <w:t> </w:t>
            </w:r>
          </w:p>
        </w:tc>
      </w:tr>
    </w:tbl>
    <w:p w14:paraId="2BFC7914" w14:textId="77777777" w:rsidR="000F56C0" w:rsidRDefault="000F56C0" w:rsidP="00C60298">
      <w:pPr>
        <w:pStyle w:val="Heading4"/>
        <w:rPr>
          <w:rFonts w:eastAsia="Times New Roman"/>
        </w:rPr>
      </w:pPr>
      <w:r>
        <w:rPr>
          <w:rFonts w:eastAsia="Times New Roman"/>
        </w:rPr>
        <w:t>5.9.12 Transport Container (all loaded bags - GHA has bag visibility) - duplicate after reduction</w:t>
      </w:r>
    </w:p>
    <w:p w14:paraId="0FBDAF03" w14:textId="77777777" w:rsidR="000F56C0" w:rsidRDefault="000F56C0" w:rsidP="00C60298">
      <w:pPr>
        <w:pStyle w:val="NormalWeb"/>
      </w:pPr>
      <w:r>
        <w:t>Not supported by BIX (events, not documents); reducing to single bag does not produce a relevant new case so we drop this one</w:t>
      </w:r>
    </w:p>
    <w:p w14:paraId="7AEFC926" w14:textId="77777777" w:rsidR="000F56C0" w:rsidRDefault="000F56C0" w:rsidP="00C60298">
      <w:pPr>
        <w:pStyle w:val="NormalWeb"/>
      </w:pPr>
      <w:r>
        <w:t>Redaction: reduced to single bag as example of artificial bag event derived from container event, augmented data changed from unit to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91"/>
        <w:gridCol w:w="210"/>
      </w:tblGrid>
      <w:tr w:rsidR="000F56C0" w14:paraId="725F0D5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4A672"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725621" w14:textId="77777777" w:rsidR="000F56C0" w:rsidRDefault="000F56C0" w:rsidP="00C60298">
            <w:pPr>
              <w:pStyle w:val="NormalWeb"/>
            </w:pPr>
            <w:r>
              <w:t> </w:t>
            </w:r>
          </w:p>
        </w:tc>
      </w:tr>
      <w:tr w:rsidR="000F56C0" w14:paraId="7677A62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8FF59C"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CE3944" w14:textId="77777777" w:rsidR="000F56C0" w:rsidRDefault="000F56C0" w:rsidP="00C60298">
            <w:pPr>
              <w:pStyle w:val="NormalWeb"/>
            </w:pPr>
            <w:r>
              <w:t> </w:t>
            </w:r>
          </w:p>
        </w:tc>
      </w:tr>
      <w:tr w:rsidR="000F56C0" w14:paraId="39AE3C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D9502" w14:textId="77777777" w:rsidR="000F56C0" w:rsidRDefault="000F56C0" w:rsidP="00C60298">
            <w:pPr>
              <w:pStyle w:val="NormalWeb"/>
            </w:pPr>
            <w:r>
              <w:t>.J/G/FRAPORT//11APR/094517Z///MU/RM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A5726" w14:textId="77777777" w:rsidR="000F56C0" w:rsidRDefault="000F56C0" w:rsidP="00C60298">
            <w:pPr>
              <w:pStyle w:val="NormalWeb"/>
            </w:pPr>
            <w:r>
              <w:t> </w:t>
            </w:r>
          </w:p>
        </w:tc>
      </w:tr>
      <w:tr w:rsidR="000F56C0" w14:paraId="5A830F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51D3FA"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3E139C" w14:textId="77777777" w:rsidR="000F56C0" w:rsidRDefault="000F56C0" w:rsidP="00C60298">
            <w:pPr>
              <w:pStyle w:val="NormalWeb"/>
            </w:pPr>
            <w:r>
              <w:t> </w:t>
            </w:r>
          </w:p>
        </w:tc>
      </w:tr>
      <w:tr w:rsidR="000F56C0" w14:paraId="458A4B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30EC8"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5AF589" w14:textId="77777777" w:rsidR="000F56C0" w:rsidRDefault="000F56C0" w:rsidP="00C60298">
            <w:pPr>
              <w:pStyle w:val="NormalWeb"/>
            </w:pPr>
            <w:r>
              <w:t> </w:t>
            </w:r>
          </w:p>
        </w:tc>
      </w:tr>
      <w:tr w:rsidR="000F56C0" w14:paraId="6715E9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7AB46F"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8EB41" w14:textId="77777777" w:rsidR="000F56C0" w:rsidRDefault="000F56C0" w:rsidP="00C60298">
            <w:pPr>
              <w:pStyle w:val="NormalWeb"/>
            </w:pPr>
            <w:r>
              <w:t> </w:t>
            </w:r>
          </w:p>
        </w:tc>
      </w:tr>
      <w:tr w:rsidR="000F56C0" w14:paraId="6660B99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B6C7AB" w14:textId="77777777" w:rsidR="000F56C0" w:rsidRDefault="000F56C0" w:rsidP="00C60298">
            <w:pPr>
              <w:pStyle w:val="NormalWeb"/>
            </w:pPr>
            <w:r>
              <w:t>.Q/006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16CA6E" w14:textId="77777777" w:rsidR="000F56C0" w:rsidRDefault="000F56C0" w:rsidP="00C60298">
            <w:pPr>
              <w:pStyle w:val="NormalWeb"/>
            </w:pPr>
            <w:r>
              <w:t> </w:t>
            </w:r>
          </w:p>
        </w:tc>
      </w:tr>
      <w:tr w:rsidR="000F56C0" w14:paraId="4EC77F7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D020B" w14:textId="77777777" w:rsidR="000F56C0" w:rsidRDefault="000F56C0" w:rsidP="00C60298">
            <w:pPr>
              <w:pStyle w:val="NormalWeb"/>
            </w:pPr>
            <w:r>
              <w:t>.R/ACT/GT/B//2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042336" w14:textId="77777777" w:rsidR="000F56C0" w:rsidRDefault="000F56C0" w:rsidP="00C60298">
            <w:pPr>
              <w:pStyle w:val="NormalWeb"/>
            </w:pPr>
            <w:r>
              <w:t> </w:t>
            </w:r>
          </w:p>
        </w:tc>
      </w:tr>
      <w:tr w:rsidR="000F56C0" w14:paraId="240E8EF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208EA"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CCEF8B" w14:textId="77777777" w:rsidR="000F56C0" w:rsidRDefault="000F56C0" w:rsidP="00C60298">
            <w:pPr>
              <w:pStyle w:val="NormalWeb"/>
            </w:pPr>
            <w:r>
              <w:t> </w:t>
            </w:r>
          </w:p>
        </w:tc>
      </w:tr>
    </w:tbl>
    <w:p w14:paraId="5D8FBA73" w14:textId="77777777" w:rsidR="000F56C0" w:rsidRDefault="000F56C0" w:rsidP="00C60298">
      <w:pPr>
        <w:pStyle w:val="Heading2"/>
        <w:rPr>
          <w:rFonts w:eastAsia="Times New Roman"/>
        </w:rPr>
      </w:pPr>
      <w:r>
        <w:rPr>
          <w:rFonts w:eastAsia="Times New Roman"/>
        </w:rPr>
        <w:t>To be processed</w:t>
      </w:r>
    </w:p>
    <w:p w14:paraId="6DF0BF5E" w14:textId="77777777" w:rsidR="000F56C0" w:rsidRDefault="000F56C0" w:rsidP="00C60298">
      <w:pPr>
        <w:pStyle w:val="Heading4"/>
        <w:rPr>
          <w:rFonts w:eastAsia="Times New Roman"/>
        </w:rPr>
      </w:pPr>
      <w:r>
        <w:rPr>
          <w:rFonts w:eastAsia="Times New Roman"/>
        </w:rPr>
        <w:t>5.9.36 Delivery to Passenger's home - deferred to review by off-airport FG</w:t>
      </w:r>
    </w:p>
    <w:p w14:paraId="47EA6113" w14:textId="77777777" w:rsidR="000F56C0" w:rsidRDefault="000F56C0" w:rsidP="00C60298">
      <w:pPr>
        <w:pStyle w:val="NormalWeb"/>
      </w:pPr>
      <w:r>
        <w:t>Concern: Off airport Focus Group may want to render these examples with content like home address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651"/>
        <w:gridCol w:w="210"/>
      </w:tblGrid>
      <w:tr w:rsidR="000F56C0" w14:paraId="6B6ED28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9AED5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021D6" w14:textId="77777777" w:rsidR="000F56C0" w:rsidRDefault="000F56C0" w:rsidP="00C60298">
            <w:pPr>
              <w:pStyle w:val="NormalWeb"/>
            </w:pPr>
            <w:r>
              <w:t> </w:t>
            </w:r>
          </w:p>
        </w:tc>
      </w:tr>
      <w:tr w:rsidR="000F56C0" w14:paraId="7A3712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9053D3"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EC8F01" w14:textId="77777777" w:rsidR="000F56C0" w:rsidRDefault="000F56C0" w:rsidP="00C60298">
            <w:pPr>
              <w:pStyle w:val="NormalWeb"/>
            </w:pPr>
            <w:r>
              <w:t> </w:t>
            </w:r>
          </w:p>
        </w:tc>
      </w:tr>
      <w:tr w:rsidR="000F56C0" w14:paraId="7E38014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DCCCDC" w14:textId="77777777" w:rsidR="000F56C0" w:rsidRDefault="000F56C0" w:rsidP="00C60298">
            <w:pPr>
              <w:pStyle w:val="NormalWeb"/>
            </w:pPr>
            <w:r>
              <w:t>.J/G/DHL/HHT010/11APR/094855Z///LL/DS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ABDC88" w14:textId="77777777" w:rsidR="000F56C0" w:rsidRDefault="000F56C0" w:rsidP="00C60298">
            <w:pPr>
              <w:pStyle w:val="NormalWeb"/>
            </w:pPr>
            <w:r>
              <w:t> </w:t>
            </w:r>
          </w:p>
        </w:tc>
      </w:tr>
      <w:tr w:rsidR="000F56C0" w14:paraId="70BC40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50F20" w14:textId="77777777" w:rsidR="000F56C0" w:rsidRDefault="000F56C0" w:rsidP="00C60298">
            <w:pPr>
              <w:pStyle w:val="NormalWeb"/>
            </w:pPr>
            <w:r>
              <w:t>.I/LH129/11APR/FRA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229DA" w14:textId="77777777" w:rsidR="000F56C0" w:rsidRDefault="000F56C0" w:rsidP="00C60298">
            <w:pPr>
              <w:pStyle w:val="NormalWeb"/>
            </w:pPr>
            <w:r>
              <w:t> </w:t>
            </w:r>
          </w:p>
        </w:tc>
      </w:tr>
      <w:tr w:rsidR="000F56C0" w14:paraId="7EE7CE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1293F3"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273F8" w14:textId="77777777" w:rsidR="000F56C0" w:rsidRDefault="000F56C0" w:rsidP="00C60298">
            <w:pPr>
              <w:pStyle w:val="NormalWeb"/>
            </w:pPr>
            <w:r>
              <w:t> </w:t>
            </w:r>
          </w:p>
        </w:tc>
      </w:tr>
      <w:tr w:rsidR="000F56C0" w14:paraId="6E8AED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3A95E" w14:textId="77777777" w:rsidR="000F56C0" w:rsidRDefault="000F56C0" w:rsidP="00C60298">
            <w:pPr>
              <w:pStyle w:val="NormalWeb"/>
            </w:pPr>
            <w:r>
              <w:t>.E/MIS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53A51" w14:textId="77777777" w:rsidR="000F56C0" w:rsidRDefault="000F56C0" w:rsidP="00C60298">
            <w:pPr>
              <w:pStyle w:val="NormalWeb"/>
            </w:pPr>
            <w:r>
              <w:t> </w:t>
            </w:r>
          </w:p>
        </w:tc>
      </w:tr>
      <w:tr w:rsidR="000F56C0" w14:paraId="1F07DCC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CACF7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85046F" w14:textId="77777777" w:rsidR="000F56C0" w:rsidRDefault="000F56C0" w:rsidP="00C60298">
            <w:pPr>
              <w:pStyle w:val="NormalWeb"/>
            </w:pPr>
            <w:r>
              <w:t> </w:t>
            </w:r>
          </w:p>
        </w:tc>
      </w:tr>
      <w:tr w:rsidR="000F56C0" w14:paraId="395E97E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ACCE6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7FE2A" w14:textId="77777777" w:rsidR="000F56C0" w:rsidRDefault="000F56C0" w:rsidP="00C60298">
            <w:pPr>
              <w:pStyle w:val="NormalWeb"/>
            </w:pPr>
            <w:r>
              <w:t> </w:t>
            </w:r>
          </w:p>
        </w:tc>
      </w:tr>
      <w:tr w:rsidR="000F56C0" w14:paraId="4CD59E3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6627D"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2D52FE" w14:textId="77777777" w:rsidR="000F56C0" w:rsidRDefault="000F56C0" w:rsidP="00C60298">
            <w:pPr>
              <w:pStyle w:val="NormalWeb"/>
            </w:pPr>
            <w:r>
              <w:t> </w:t>
            </w:r>
          </w:p>
        </w:tc>
      </w:tr>
      <w:tr w:rsidR="000F56C0" w14:paraId="57EBEC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2433F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EA9893" w14:textId="77777777" w:rsidR="000F56C0" w:rsidRDefault="000F56C0" w:rsidP="00C60298">
            <w:pPr>
              <w:pStyle w:val="NormalWeb"/>
            </w:pPr>
            <w:r>
              <w:t> </w:t>
            </w:r>
          </w:p>
        </w:tc>
      </w:tr>
      <w:tr w:rsidR="000F56C0" w14:paraId="1A6F01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EE5DA1"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AAF2C" w14:textId="77777777" w:rsidR="000F56C0" w:rsidRDefault="000F56C0" w:rsidP="00C60298">
            <w:pPr>
              <w:pStyle w:val="NormalWeb"/>
            </w:pPr>
            <w:r>
              <w:t> </w:t>
            </w:r>
          </w:p>
        </w:tc>
      </w:tr>
      <w:tr w:rsidR="000F56C0" w14:paraId="76B244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ABA93D" w14:textId="77777777" w:rsidR="000F56C0" w:rsidRDefault="000F56C0" w:rsidP="00C60298">
            <w:pPr>
              <w:pStyle w:val="NormalWeb"/>
            </w:pPr>
            <w:r>
              <w:t>.J/G/DHL/HHT010/11APR/094855Z//KRIEGER/DS/PX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865B2" w14:textId="77777777" w:rsidR="000F56C0" w:rsidRDefault="000F56C0" w:rsidP="00C60298">
            <w:pPr>
              <w:pStyle w:val="NormalWeb"/>
            </w:pPr>
            <w:r>
              <w:t> </w:t>
            </w:r>
          </w:p>
        </w:tc>
      </w:tr>
      <w:tr w:rsidR="000F56C0" w14:paraId="55234A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E82BF0" w14:textId="77777777" w:rsidR="000F56C0" w:rsidRDefault="000F56C0" w:rsidP="00C60298">
            <w:pPr>
              <w:pStyle w:val="NormalWeb"/>
            </w:pPr>
            <w:r>
              <w:t>.I/LH129/11APR/FRA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EA71F9" w14:textId="77777777" w:rsidR="000F56C0" w:rsidRDefault="000F56C0" w:rsidP="00C60298">
            <w:pPr>
              <w:pStyle w:val="NormalWeb"/>
            </w:pPr>
            <w:r>
              <w:t> </w:t>
            </w:r>
          </w:p>
        </w:tc>
      </w:tr>
      <w:tr w:rsidR="000F56C0" w14:paraId="038275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FB6E87"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C0902" w14:textId="77777777" w:rsidR="000F56C0" w:rsidRDefault="000F56C0" w:rsidP="00C60298">
            <w:pPr>
              <w:pStyle w:val="NormalWeb"/>
            </w:pPr>
            <w:r>
              <w:t> </w:t>
            </w:r>
          </w:p>
        </w:tc>
      </w:tr>
      <w:tr w:rsidR="000F56C0" w14:paraId="5FD516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CF9B0E"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7C2CF2" w14:textId="77777777" w:rsidR="000F56C0" w:rsidRDefault="000F56C0" w:rsidP="00C60298">
            <w:pPr>
              <w:pStyle w:val="NormalWeb"/>
            </w:pPr>
            <w:r>
              <w:t> </w:t>
            </w:r>
          </w:p>
        </w:tc>
      </w:tr>
      <w:tr w:rsidR="000F56C0" w14:paraId="7D80ECD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F7793"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AF474" w14:textId="77777777" w:rsidR="000F56C0" w:rsidRDefault="000F56C0" w:rsidP="00C60298">
            <w:pPr>
              <w:pStyle w:val="NormalWeb"/>
            </w:pPr>
            <w:r>
              <w:t> </w:t>
            </w:r>
          </w:p>
        </w:tc>
      </w:tr>
    </w:tbl>
    <w:p w14:paraId="560BDBAF" w14:textId="77777777" w:rsidR="000F56C0" w:rsidRDefault="000F56C0" w:rsidP="00C60298">
      <w:pPr>
        <w:pStyle w:val="Heading4"/>
        <w:rPr>
          <w:rFonts w:eastAsia="Times New Roman"/>
        </w:rPr>
      </w:pPr>
      <w:r>
        <w:rPr>
          <w:rFonts w:eastAsia="Times New Roman"/>
        </w:rPr>
        <w:t>5.9.37 Delivery/Entry to physical transfer point - in conflict with 1745 construction rules</w:t>
      </w:r>
    </w:p>
    <w:p w14:paraId="1FF7BD17" w14:textId="77777777" w:rsidR="000F56C0" w:rsidRDefault="000F56C0" w:rsidP="00C60298">
      <w:pPr>
        <w:pStyle w:val="NormalWeb"/>
      </w:pPr>
      <w:r>
        <w:t xml:space="preserve">Concern: </w:t>
      </w:r>
      <w:r>
        <w:rPr>
          <w:rStyle w:val="inline-comment-marker"/>
        </w:rPr>
        <w:t>transfer messages can only cater to departing steps</w:t>
      </w:r>
      <w:r>
        <w:t>. Example is broken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398"/>
        <w:gridCol w:w="210"/>
      </w:tblGrid>
      <w:tr w:rsidR="000F56C0" w14:paraId="5863BFE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1DE023"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2C952D" w14:textId="77777777" w:rsidR="000F56C0" w:rsidRDefault="000F56C0" w:rsidP="00C60298">
            <w:pPr>
              <w:pStyle w:val="NormalWeb"/>
            </w:pPr>
            <w:r>
              <w:t> </w:t>
            </w:r>
          </w:p>
        </w:tc>
      </w:tr>
      <w:tr w:rsidR="000F56C0" w14:paraId="04318B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C6EC79"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6A9DB9" w14:textId="77777777" w:rsidR="000F56C0" w:rsidRDefault="000F56C0" w:rsidP="00C60298">
            <w:pPr>
              <w:pStyle w:val="NormalWeb"/>
            </w:pPr>
            <w:r>
              <w:t> </w:t>
            </w:r>
          </w:p>
        </w:tc>
      </w:tr>
      <w:tr w:rsidR="000F56C0" w14:paraId="0F42ABD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C8617" w14:textId="77777777" w:rsidR="000F56C0" w:rsidRDefault="000F56C0" w:rsidP="00C60298">
            <w:pPr>
              <w:pStyle w:val="NormalWeb"/>
            </w:pPr>
            <w:r>
              <w:t>.J/G/JFKBRDL/HHT010/11APR/094855Z/PIER4//TP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12C05" w14:textId="77777777" w:rsidR="000F56C0" w:rsidRDefault="000F56C0" w:rsidP="00C60298">
            <w:pPr>
              <w:pStyle w:val="NormalWeb"/>
            </w:pPr>
            <w:r>
              <w:t> </w:t>
            </w:r>
          </w:p>
        </w:tc>
      </w:tr>
      <w:tr w:rsidR="000F56C0" w14:paraId="1F608DC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6F980"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5E6549" w14:textId="77777777" w:rsidR="000F56C0" w:rsidRDefault="000F56C0" w:rsidP="00C60298">
            <w:pPr>
              <w:pStyle w:val="NormalWeb"/>
            </w:pPr>
            <w:r>
              <w:t> </w:t>
            </w:r>
          </w:p>
        </w:tc>
      </w:tr>
      <w:tr w:rsidR="000F56C0" w14:paraId="69DF002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C6A5A"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F8F516" w14:textId="77777777" w:rsidR="000F56C0" w:rsidRDefault="000F56C0" w:rsidP="00C60298">
            <w:pPr>
              <w:pStyle w:val="NormalWeb"/>
            </w:pPr>
            <w:r>
              <w:t> </w:t>
            </w:r>
          </w:p>
        </w:tc>
      </w:tr>
      <w:tr w:rsidR="000F56C0" w14:paraId="1754895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164DC9"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B2E6FF" w14:textId="77777777" w:rsidR="000F56C0" w:rsidRDefault="000F56C0" w:rsidP="00C60298">
            <w:pPr>
              <w:pStyle w:val="NormalWeb"/>
            </w:pPr>
            <w:r>
              <w:t> </w:t>
            </w:r>
          </w:p>
        </w:tc>
      </w:tr>
      <w:tr w:rsidR="000F56C0" w14:paraId="1B214AC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25E477"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BA677F" w14:textId="77777777" w:rsidR="000F56C0" w:rsidRDefault="000F56C0" w:rsidP="00C60298">
            <w:pPr>
              <w:pStyle w:val="NormalWeb"/>
            </w:pPr>
            <w:r>
              <w:t> </w:t>
            </w:r>
          </w:p>
        </w:tc>
      </w:tr>
      <w:tr w:rsidR="000F56C0" w14:paraId="2C5FF69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3F883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A9056" w14:textId="77777777" w:rsidR="000F56C0" w:rsidRDefault="000F56C0" w:rsidP="00C60298">
            <w:pPr>
              <w:pStyle w:val="NormalWeb"/>
            </w:pPr>
            <w:r>
              <w:t> </w:t>
            </w:r>
          </w:p>
        </w:tc>
      </w:tr>
    </w:tbl>
    <w:p w14:paraId="78845718" w14:textId="77777777" w:rsidR="000F56C0" w:rsidRDefault="000F56C0" w:rsidP="00C60298">
      <w:pPr>
        <w:pStyle w:val="Heading4"/>
        <w:rPr>
          <w:rFonts w:eastAsia="Times New Roman"/>
        </w:rPr>
      </w:pPr>
      <w:r>
        <w:rPr>
          <w:rFonts w:eastAsia="Times New Roman"/>
        </w:rPr>
        <w:t>5.9.38 Acceptance by next party involved at physical transfer point - inconsistent composition</w:t>
      </w:r>
    </w:p>
    <w:p w14:paraId="080E3C2B" w14:textId="77777777" w:rsidR="000F56C0" w:rsidRDefault="000F56C0" w:rsidP="00C60298">
      <w:pPr>
        <w:pStyle w:val="NormalWeb"/>
      </w:pPr>
      <w:r>
        <w:t>Concern: .v indicates terminating process, not transfer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51"/>
        <w:gridCol w:w="210"/>
      </w:tblGrid>
      <w:tr w:rsidR="000F56C0" w14:paraId="4B997F6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26E842"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A8ED03" w14:textId="77777777" w:rsidR="000F56C0" w:rsidRDefault="000F56C0" w:rsidP="00C60298">
            <w:pPr>
              <w:pStyle w:val="NormalWeb"/>
            </w:pPr>
            <w:r>
              <w:t> </w:t>
            </w:r>
          </w:p>
        </w:tc>
      </w:tr>
      <w:tr w:rsidR="000F56C0" w14:paraId="3452AE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98129" w14:textId="77777777" w:rsidR="000F56C0" w:rsidRDefault="000F56C0" w:rsidP="00C60298">
            <w:pPr>
              <w:pStyle w:val="NormalWeb"/>
            </w:pPr>
            <w:r>
              <w:t>.V/1XJFKA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CED92" w14:textId="77777777" w:rsidR="000F56C0" w:rsidRDefault="000F56C0" w:rsidP="00C60298">
            <w:pPr>
              <w:pStyle w:val="NormalWeb"/>
            </w:pPr>
            <w:r>
              <w:t> </w:t>
            </w:r>
          </w:p>
        </w:tc>
      </w:tr>
      <w:tr w:rsidR="000F56C0" w14:paraId="44D491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F15176" w14:textId="77777777" w:rsidR="000F56C0" w:rsidRDefault="000F56C0" w:rsidP="00C60298">
            <w:pPr>
              <w:pStyle w:val="NormalWeb"/>
            </w:pPr>
            <w:r>
              <w:t>.J/G/GHSERV/JIM/11APR/094855Z/PIER4//TP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CEF687" w14:textId="77777777" w:rsidR="000F56C0" w:rsidRDefault="000F56C0" w:rsidP="00C60298">
            <w:pPr>
              <w:pStyle w:val="NormalWeb"/>
            </w:pPr>
            <w:r>
              <w:t> </w:t>
            </w:r>
          </w:p>
        </w:tc>
      </w:tr>
      <w:tr w:rsidR="000F56C0" w14:paraId="1E2FFB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CBA5C9"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3E25F" w14:textId="77777777" w:rsidR="000F56C0" w:rsidRDefault="000F56C0" w:rsidP="00C60298">
            <w:pPr>
              <w:pStyle w:val="NormalWeb"/>
            </w:pPr>
            <w:r>
              <w:t> </w:t>
            </w:r>
          </w:p>
        </w:tc>
      </w:tr>
      <w:tr w:rsidR="000F56C0" w14:paraId="0FE99E6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D1398B"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99589F" w14:textId="77777777" w:rsidR="000F56C0" w:rsidRDefault="000F56C0" w:rsidP="00C60298">
            <w:pPr>
              <w:pStyle w:val="NormalWeb"/>
            </w:pPr>
            <w:r>
              <w:t> </w:t>
            </w:r>
          </w:p>
        </w:tc>
      </w:tr>
      <w:tr w:rsidR="000F56C0" w14:paraId="286DB4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EE309"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088F4A" w14:textId="77777777" w:rsidR="000F56C0" w:rsidRDefault="000F56C0" w:rsidP="00C60298">
            <w:pPr>
              <w:pStyle w:val="NormalWeb"/>
            </w:pPr>
            <w:r>
              <w:t> </w:t>
            </w:r>
          </w:p>
        </w:tc>
      </w:tr>
      <w:tr w:rsidR="000F56C0" w14:paraId="296B457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4B40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A458F" w14:textId="77777777" w:rsidR="000F56C0" w:rsidRDefault="000F56C0" w:rsidP="00C60298">
            <w:pPr>
              <w:pStyle w:val="NormalWeb"/>
            </w:pPr>
            <w:r>
              <w:t> </w:t>
            </w:r>
          </w:p>
        </w:tc>
      </w:tr>
      <w:tr w:rsidR="000F56C0" w14:paraId="5638F33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54706C"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69ADB0" w14:textId="77777777" w:rsidR="000F56C0" w:rsidRDefault="000F56C0" w:rsidP="00C60298">
            <w:pPr>
              <w:pStyle w:val="NormalWeb"/>
            </w:pPr>
            <w:r>
              <w:t> </w:t>
            </w:r>
          </w:p>
        </w:tc>
      </w:tr>
    </w:tbl>
    <w:p w14:paraId="61D80469" w14:textId="77777777" w:rsidR="000F56C0" w:rsidRDefault="000F56C0" w:rsidP="00C60298">
      <w:pPr>
        <w:pStyle w:val="Heading4"/>
        <w:rPr>
          <w:rFonts w:eastAsia="Times New Roman"/>
        </w:rPr>
      </w:pPr>
      <w:r>
        <w:rPr>
          <w:rFonts w:eastAsia="Times New Roman"/>
        </w:rPr>
        <w:t>5.9.39 Transport by next party involved to assigned make-up area - inconsistent composition</w:t>
      </w:r>
    </w:p>
    <w:p w14:paraId="372E1227" w14:textId="77777777" w:rsidR="000F56C0" w:rsidRDefault="000F56C0" w:rsidP="00C60298">
      <w:pPr>
        <w:pStyle w:val="NormalWeb"/>
      </w:pPr>
      <w:r>
        <w:t>Concern: example is broken as inbound flight flies from JFK to JFK</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211"/>
        <w:gridCol w:w="210"/>
      </w:tblGrid>
      <w:tr w:rsidR="000F56C0" w14:paraId="541273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B2C1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885D0" w14:textId="77777777" w:rsidR="000F56C0" w:rsidRDefault="000F56C0" w:rsidP="00C60298">
            <w:pPr>
              <w:pStyle w:val="NormalWeb"/>
            </w:pPr>
            <w:r>
              <w:t> </w:t>
            </w:r>
          </w:p>
        </w:tc>
      </w:tr>
      <w:tr w:rsidR="000F56C0" w14:paraId="540F9C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F04C78"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273C2" w14:textId="77777777" w:rsidR="000F56C0" w:rsidRDefault="000F56C0" w:rsidP="00C60298">
            <w:pPr>
              <w:pStyle w:val="NormalWeb"/>
            </w:pPr>
            <w:r>
              <w:t> </w:t>
            </w:r>
          </w:p>
        </w:tc>
      </w:tr>
      <w:tr w:rsidR="000F56C0" w14:paraId="7F80A7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0662A2" w14:textId="77777777" w:rsidR="000F56C0" w:rsidRDefault="000F56C0" w:rsidP="00C60298">
            <w:pPr>
              <w:pStyle w:val="NormalWeb"/>
            </w:pPr>
            <w:r>
              <w:t>.J/G/GHSERV/JIM/11APR/094855Z/PIER4/P4WEST/TP/MU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02E10D" w14:textId="77777777" w:rsidR="000F56C0" w:rsidRDefault="000F56C0" w:rsidP="00C60298">
            <w:pPr>
              <w:pStyle w:val="NormalWeb"/>
            </w:pPr>
            <w:r>
              <w:t> </w:t>
            </w:r>
          </w:p>
        </w:tc>
      </w:tr>
      <w:tr w:rsidR="000F56C0" w14:paraId="0390471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B376D1"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1DAB6" w14:textId="77777777" w:rsidR="000F56C0" w:rsidRDefault="000F56C0" w:rsidP="00C60298">
            <w:pPr>
              <w:pStyle w:val="NormalWeb"/>
            </w:pPr>
            <w:r>
              <w:t> </w:t>
            </w:r>
          </w:p>
        </w:tc>
      </w:tr>
      <w:tr w:rsidR="000F56C0" w14:paraId="52BBCF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4286D"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FCD18" w14:textId="77777777" w:rsidR="000F56C0" w:rsidRDefault="000F56C0" w:rsidP="00C60298">
            <w:pPr>
              <w:pStyle w:val="NormalWeb"/>
            </w:pPr>
            <w:r>
              <w:t> </w:t>
            </w:r>
          </w:p>
        </w:tc>
      </w:tr>
      <w:tr w:rsidR="000F56C0" w14:paraId="610A42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6CE37"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C1DB64" w14:textId="77777777" w:rsidR="000F56C0" w:rsidRDefault="000F56C0" w:rsidP="00C60298">
            <w:pPr>
              <w:pStyle w:val="NormalWeb"/>
            </w:pPr>
            <w:r>
              <w:t> </w:t>
            </w:r>
          </w:p>
        </w:tc>
      </w:tr>
      <w:tr w:rsidR="000F56C0" w14:paraId="570800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B08FA7"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83DED2" w14:textId="77777777" w:rsidR="000F56C0" w:rsidRDefault="000F56C0" w:rsidP="00C60298">
            <w:pPr>
              <w:pStyle w:val="NormalWeb"/>
            </w:pPr>
            <w:r>
              <w:t> </w:t>
            </w:r>
          </w:p>
        </w:tc>
      </w:tr>
      <w:tr w:rsidR="000F56C0" w14:paraId="3D2C528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030D6F"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273BC2" w14:textId="77777777" w:rsidR="000F56C0" w:rsidRDefault="000F56C0" w:rsidP="00C60298">
            <w:pPr>
              <w:pStyle w:val="NormalWeb"/>
            </w:pPr>
            <w:r>
              <w:t> </w:t>
            </w:r>
          </w:p>
        </w:tc>
      </w:tr>
    </w:tbl>
    <w:p w14:paraId="6867B33A" w14:textId="77777777" w:rsidR="000F56C0" w:rsidRDefault="000F56C0" w:rsidP="00C60298">
      <w:pPr>
        <w:pStyle w:val="NormalWeb"/>
      </w:pPr>
      <w:r>
        <w:t>Semantics:</w:t>
      </w:r>
    </w:p>
    <w:p w14:paraId="6D53A743" w14:textId="77777777" w:rsidR="000F56C0" w:rsidRDefault="000F56C0" w:rsidP="00C60298">
      <w:pPr>
        <w:pStyle w:val="Heading4"/>
        <w:rPr>
          <w:rFonts w:eastAsia="Times New Roman"/>
        </w:rPr>
      </w:pPr>
      <w:r>
        <w:rPr>
          <w:rFonts w:eastAsia="Times New Roman"/>
        </w:rPr>
        <w:t>5.9.40 Pickup for tail-to-tail transfer - inconsistent composition</w:t>
      </w:r>
    </w:p>
    <w:p w14:paraId="3D44A476" w14:textId="77777777" w:rsidR="000F56C0" w:rsidRDefault="000F56C0" w:rsidP="00C60298">
      <w:pPr>
        <w:pStyle w:val="NormalWeb"/>
      </w:pPr>
      <w:r>
        <w:t>Concern: example is unclear. It suggests LH agents are in control of bag (.U is about LH) but . V suggest we look at a departure process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11"/>
        <w:gridCol w:w="210"/>
      </w:tblGrid>
      <w:tr w:rsidR="000F56C0" w14:paraId="5A395AF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6604B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046D0" w14:textId="77777777" w:rsidR="000F56C0" w:rsidRDefault="000F56C0" w:rsidP="00C60298">
            <w:pPr>
              <w:pStyle w:val="NormalWeb"/>
            </w:pPr>
            <w:r>
              <w:t> </w:t>
            </w:r>
          </w:p>
        </w:tc>
      </w:tr>
      <w:tr w:rsidR="000F56C0" w14:paraId="3A2BD2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3F240"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515B64" w14:textId="77777777" w:rsidR="000F56C0" w:rsidRDefault="000F56C0" w:rsidP="00C60298">
            <w:pPr>
              <w:pStyle w:val="NormalWeb"/>
            </w:pPr>
            <w:r>
              <w:t> </w:t>
            </w:r>
          </w:p>
        </w:tc>
      </w:tr>
      <w:tr w:rsidR="000F56C0" w14:paraId="75494AF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37B47F" w14:textId="77777777" w:rsidR="000F56C0" w:rsidRDefault="000F56C0" w:rsidP="00C60298">
            <w:pPr>
              <w:pStyle w:val="NormalWeb"/>
            </w:pPr>
            <w:r>
              <w:t>.J/G/JFKBRDL//11APR/094855Z/A12//AC/RM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43BDB" w14:textId="77777777" w:rsidR="000F56C0" w:rsidRDefault="000F56C0" w:rsidP="00C60298">
            <w:pPr>
              <w:pStyle w:val="NormalWeb"/>
            </w:pPr>
            <w:r>
              <w:t> </w:t>
            </w:r>
          </w:p>
        </w:tc>
      </w:tr>
      <w:tr w:rsidR="000F56C0" w14:paraId="0EC0BC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D3900"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107E0E" w14:textId="77777777" w:rsidR="000F56C0" w:rsidRDefault="000F56C0" w:rsidP="00C60298">
            <w:pPr>
              <w:pStyle w:val="NormalWeb"/>
            </w:pPr>
            <w:r>
              <w:t> </w:t>
            </w:r>
          </w:p>
        </w:tc>
      </w:tr>
      <w:tr w:rsidR="000F56C0" w14:paraId="5FF4FA9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15C72D" w14:textId="77777777" w:rsidR="000F56C0" w:rsidRDefault="000F56C0" w:rsidP="00C60298">
            <w:pPr>
              <w:pStyle w:val="NormalWeb"/>
            </w:pPr>
            <w:r>
              <w:t>.U/HLD01234LH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86D061" w14:textId="77777777" w:rsidR="000F56C0" w:rsidRDefault="000F56C0" w:rsidP="00C60298">
            <w:pPr>
              <w:pStyle w:val="NormalWeb"/>
            </w:pPr>
            <w:r>
              <w:t> </w:t>
            </w:r>
          </w:p>
        </w:tc>
      </w:tr>
      <w:tr w:rsidR="000F56C0" w14:paraId="2728EF4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D8B01"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A88A4" w14:textId="77777777" w:rsidR="000F56C0" w:rsidRDefault="000F56C0" w:rsidP="00C60298">
            <w:pPr>
              <w:pStyle w:val="NormalWeb"/>
            </w:pPr>
            <w:r>
              <w:t> </w:t>
            </w:r>
          </w:p>
        </w:tc>
      </w:tr>
      <w:tr w:rsidR="000F56C0" w14:paraId="5DBE14A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6FEEEC"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2DD12B" w14:textId="77777777" w:rsidR="000F56C0" w:rsidRDefault="000F56C0" w:rsidP="00C60298">
            <w:pPr>
              <w:pStyle w:val="NormalWeb"/>
            </w:pPr>
            <w:r>
              <w:t> </w:t>
            </w:r>
          </w:p>
        </w:tc>
      </w:tr>
      <w:tr w:rsidR="000F56C0" w14:paraId="2FC4C4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2AD65B"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6E47C9" w14:textId="77777777" w:rsidR="000F56C0" w:rsidRDefault="000F56C0" w:rsidP="00C60298">
            <w:pPr>
              <w:pStyle w:val="NormalWeb"/>
            </w:pPr>
            <w:r>
              <w:t> </w:t>
            </w:r>
          </w:p>
        </w:tc>
      </w:tr>
      <w:tr w:rsidR="000F56C0" w14:paraId="6DD5A1F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5BEA8"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FF4F7" w14:textId="77777777" w:rsidR="000F56C0" w:rsidRDefault="000F56C0" w:rsidP="00C60298">
            <w:pPr>
              <w:pStyle w:val="NormalWeb"/>
            </w:pPr>
            <w:r>
              <w:t> </w:t>
            </w:r>
          </w:p>
        </w:tc>
      </w:tr>
    </w:tbl>
    <w:p w14:paraId="37B257EB" w14:textId="77777777" w:rsidR="000F56C0" w:rsidRDefault="000F56C0" w:rsidP="00C60298">
      <w:pPr>
        <w:pStyle w:val="Heading4"/>
        <w:rPr>
          <w:rFonts w:eastAsia="Times New Roman"/>
        </w:rPr>
      </w:pPr>
      <w:r>
        <w:rPr>
          <w:rFonts w:eastAsia="Times New Roman"/>
        </w:rPr>
        <w:t>5.9.41 Transfer tail-to-tail - inconsistent composition</w:t>
      </w:r>
    </w:p>
    <w:p w14:paraId="4FE3A338" w14:textId="77777777" w:rsidR="000F56C0" w:rsidRDefault="000F56C0" w:rsidP="00C60298">
      <w:pPr>
        <w:pStyle w:val="NormalWeb"/>
      </w:pPr>
      <w:r>
        <w:t xml:space="preserve">Concern: example is unclear as </w:t>
      </w:r>
      <w:proofErr w:type="spellStart"/>
      <w:r>
        <w:t>to.R</w:t>
      </w:r>
      <w:proofErr w:type="spellEnd"/>
      <w:r>
        <w:t xml:space="preserve"> indicates an unload process while</w:t>
      </w:r>
      <w:r>
        <w:rPr>
          <w:rStyle w:val="inline-comment-marker"/>
        </w:rPr>
        <w:t xml:space="preserve"> .J suggest Transport under (.V) Delta control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131"/>
        <w:gridCol w:w="210"/>
      </w:tblGrid>
      <w:tr w:rsidR="000F56C0" w14:paraId="30E6306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974C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02FE64" w14:textId="77777777" w:rsidR="000F56C0" w:rsidRDefault="000F56C0" w:rsidP="00C60298">
            <w:pPr>
              <w:pStyle w:val="NormalWeb"/>
            </w:pPr>
            <w:r>
              <w:t> </w:t>
            </w:r>
          </w:p>
        </w:tc>
      </w:tr>
      <w:tr w:rsidR="000F56C0" w14:paraId="34E1611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DB8C74"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A7F7FC" w14:textId="77777777" w:rsidR="000F56C0" w:rsidRDefault="000F56C0" w:rsidP="00C60298">
            <w:pPr>
              <w:pStyle w:val="NormalWeb"/>
            </w:pPr>
            <w:r>
              <w:t> </w:t>
            </w:r>
          </w:p>
        </w:tc>
      </w:tr>
      <w:tr w:rsidR="000F56C0" w14:paraId="67CEA5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610A3" w14:textId="77777777" w:rsidR="000F56C0" w:rsidRDefault="000F56C0" w:rsidP="00C60298">
            <w:pPr>
              <w:pStyle w:val="NormalWeb"/>
            </w:pPr>
            <w:r>
              <w:t>.J/G/TRANSP//11APR/094855Z/A12/B52/RM/RM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C904ED" w14:textId="77777777" w:rsidR="000F56C0" w:rsidRDefault="000F56C0" w:rsidP="00C60298">
            <w:pPr>
              <w:pStyle w:val="NormalWeb"/>
            </w:pPr>
            <w:r>
              <w:t> </w:t>
            </w:r>
          </w:p>
        </w:tc>
      </w:tr>
      <w:tr w:rsidR="000F56C0" w14:paraId="027B2B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9EE352"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83CDCE" w14:textId="77777777" w:rsidR="000F56C0" w:rsidRDefault="000F56C0" w:rsidP="00C60298">
            <w:pPr>
              <w:pStyle w:val="NormalWeb"/>
            </w:pPr>
            <w:r>
              <w:t> </w:t>
            </w:r>
          </w:p>
        </w:tc>
      </w:tr>
      <w:tr w:rsidR="000F56C0" w14:paraId="3453A3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31559"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66D704" w14:textId="77777777" w:rsidR="000F56C0" w:rsidRDefault="000F56C0" w:rsidP="00C60298">
            <w:pPr>
              <w:pStyle w:val="NormalWeb"/>
            </w:pPr>
            <w:r>
              <w:t> </w:t>
            </w:r>
          </w:p>
        </w:tc>
      </w:tr>
      <w:tr w:rsidR="000F56C0" w14:paraId="05B9FE8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B70045"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91FD95" w14:textId="77777777" w:rsidR="000F56C0" w:rsidRDefault="000F56C0" w:rsidP="00C60298">
            <w:pPr>
              <w:pStyle w:val="NormalWeb"/>
            </w:pPr>
            <w:r>
              <w:t> </w:t>
            </w:r>
          </w:p>
        </w:tc>
      </w:tr>
      <w:tr w:rsidR="000F56C0" w14:paraId="2FFB4C5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6E3ED"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42D53D" w14:textId="77777777" w:rsidR="000F56C0" w:rsidRDefault="000F56C0" w:rsidP="00C60298">
            <w:pPr>
              <w:pStyle w:val="NormalWeb"/>
            </w:pPr>
            <w:r>
              <w:t> </w:t>
            </w:r>
          </w:p>
        </w:tc>
      </w:tr>
      <w:tr w:rsidR="000F56C0" w14:paraId="401414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C94DF"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D8251A" w14:textId="77777777" w:rsidR="000F56C0" w:rsidRDefault="000F56C0" w:rsidP="00C60298">
            <w:pPr>
              <w:pStyle w:val="NormalWeb"/>
            </w:pPr>
            <w:r>
              <w:t> </w:t>
            </w:r>
          </w:p>
        </w:tc>
      </w:tr>
    </w:tbl>
    <w:p w14:paraId="5D5462D1" w14:textId="77777777" w:rsidR="000F56C0" w:rsidRDefault="000F56C0" w:rsidP="00C60298">
      <w:pPr>
        <w:pStyle w:val="Heading4"/>
        <w:rPr>
          <w:rFonts w:eastAsia="Times New Roman"/>
        </w:rPr>
      </w:pPr>
      <w:r>
        <w:rPr>
          <w:rFonts w:eastAsia="Times New Roman"/>
        </w:rPr>
        <w:t>5.9.42 Pickup from Passenger's home (remote check in) - deferred to off-airport FG</w:t>
      </w:r>
    </w:p>
    <w:p w14:paraId="095FD44E" w14:textId="77777777" w:rsidR="000F56C0" w:rsidRDefault="000F56C0" w:rsidP="00C60298">
      <w:pPr>
        <w:pStyle w:val="NormalWeb"/>
      </w:pPr>
      <w:r>
        <w:t>Concern: to be validated by off airport Focus Group for .V (R?) and possible need to include other information (.W?)</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85"/>
        <w:gridCol w:w="210"/>
      </w:tblGrid>
      <w:tr w:rsidR="000F56C0" w14:paraId="07EDFF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068C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0C68D" w14:textId="77777777" w:rsidR="000F56C0" w:rsidRDefault="000F56C0" w:rsidP="00C60298">
            <w:pPr>
              <w:pStyle w:val="NormalWeb"/>
            </w:pPr>
            <w:r>
              <w:t> </w:t>
            </w:r>
          </w:p>
        </w:tc>
      </w:tr>
      <w:tr w:rsidR="000F56C0" w14:paraId="1B6A36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79D54C"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8AF4E" w14:textId="77777777" w:rsidR="000F56C0" w:rsidRDefault="000F56C0" w:rsidP="00C60298">
            <w:pPr>
              <w:pStyle w:val="NormalWeb"/>
            </w:pPr>
            <w:r>
              <w:t> </w:t>
            </w:r>
          </w:p>
        </w:tc>
      </w:tr>
      <w:tr w:rsidR="000F56C0" w14:paraId="3091A3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3EDA4" w14:textId="77777777" w:rsidR="000F56C0" w:rsidRDefault="000F56C0" w:rsidP="00C60298">
            <w:pPr>
              <w:pStyle w:val="NormalWeb"/>
            </w:pPr>
            <w:r>
              <w:t>.J/G/COMFINC//11APR/091430Z///DS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B08958" w14:textId="77777777" w:rsidR="000F56C0" w:rsidRDefault="000F56C0" w:rsidP="00C60298">
            <w:pPr>
              <w:pStyle w:val="NormalWeb"/>
            </w:pPr>
            <w:r>
              <w:t> </w:t>
            </w:r>
          </w:p>
        </w:tc>
      </w:tr>
      <w:tr w:rsidR="000F56C0" w14:paraId="68E7E87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A379F"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4AB98" w14:textId="77777777" w:rsidR="000F56C0" w:rsidRDefault="000F56C0" w:rsidP="00C60298">
            <w:pPr>
              <w:pStyle w:val="NormalWeb"/>
            </w:pPr>
            <w:r>
              <w:t> </w:t>
            </w:r>
          </w:p>
        </w:tc>
      </w:tr>
      <w:tr w:rsidR="000F56C0" w14:paraId="3F5664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D2B91"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0D1E77" w14:textId="77777777" w:rsidR="000F56C0" w:rsidRDefault="000F56C0" w:rsidP="00C60298">
            <w:pPr>
              <w:pStyle w:val="NormalWeb"/>
            </w:pPr>
            <w:r>
              <w:t> </w:t>
            </w:r>
          </w:p>
        </w:tc>
      </w:tr>
      <w:tr w:rsidR="000F56C0" w14:paraId="27C912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6C383C" w14:textId="77777777" w:rsidR="000F56C0" w:rsidRDefault="000F56C0" w:rsidP="00C60298">
            <w:pPr>
              <w:pStyle w:val="NormalWeb"/>
            </w:pPr>
            <w:r>
              <w:t>.E/HPBT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B65434" w14:textId="77777777" w:rsidR="000F56C0" w:rsidRDefault="000F56C0" w:rsidP="00C60298">
            <w:pPr>
              <w:pStyle w:val="NormalWeb"/>
            </w:pPr>
            <w:r>
              <w:t> </w:t>
            </w:r>
          </w:p>
        </w:tc>
      </w:tr>
      <w:tr w:rsidR="000F56C0" w14:paraId="5B751C5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E5055E"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BE5A0" w14:textId="77777777" w:rsidR="000F56C0" w:rsidRDefault="000F56C0" w:rsidP="00C60298">
            <w:pPr>
              <w:pStyle w:val="NormalWeb"/>
            </w:pPr>
            <w:r>
              <w:t> </w:t>
            </w:r>
          </w:p>
        </w:tc>
      </w:tr>
      <w:tr w:rsidR="000F56C0" w14:paraId="3BEE0B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D210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9DBB1" w14:textId="77777777" w:rsidR="000F56C0" w:rsidRDefault="000F56C0" w:rsidP="00C60298">
            <w:pPr>
              <w:pStyle w:val="NormalWeb"/>
            </w:pPr>
            <w:r>
              <w:t> </w:t>
            </w:r>
          </w:p>
        </w:tc>
      </w:tr>
    </w:tbl>
    <w:p w14:paraId="3643387A" w14:textId="77777777" w:rsidR="000F56C0" w:rsidRDefault="000F56C0" w:rsidP="00C60298">
      <w:pPr>
        <w:pStyle w:val="Heading4"/>
        <w:rPr>
          <w:rFonts w:eastAsia="Times New Roman"/>
        </w:rPr>
      </w:pPr>
      <w:r>
        <w:rPr>
          <w:rFonts w:eastAsia="Times New Roman"/>
        </w:rPr>
        <w:t>5.9.43 Picked up bag transported to security - deferred to off-airport FG</w:t>
      </w:r>
    </w:p>
    <w:p w14:paraId="4BDA7C7B" w14:textId="77777777" w:rsidR="000F56C0" w:rsidRDefault="000F56C0" w:rsidP="00C60298">
      <w:pPr>
        <w:pStyle w:val="NormalWeb"/>
      </w:pPr>
      <w:r>
        <w:t xml:space="preserve">Concern: to be validated by off airport Focus Group for content, also in contrast with the </w:t>
      </w:r>
      <w:proofErr w:type="spellStart"/>
      <w:r>
        <w:t>xample</w:t>
      </w:r>
      <w:proofErr w:type="spellEnd"/>
      <w:r>
        <w:t xml:space="preserve"> 41</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85"/>
        <w:gridCol w:w="210"/>
      </w:tblGrid>
      <w:tr w:rsidR="000F56C0" w14:paraId="02EA5C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E6648F"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C8EAC" w14:textId="77777777" w:rsidR="000F56C0" w:rsidRDefault="000F56C0" w:rsidP="00C60298">
            <w:pPr>
              <w:pStyle w:val="NormalWeb"/>
            </w:pPr>
            <w:r>
              <w:t> </w:t>
            </w:r>
          </w:p>
        </w:tc>
      </w:tr>
      <w:tr w:rsidR="000F56C0" w14:paraId="10810C0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29DAE"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9822EF" w14:textId="77777777" w:rsidR="000F56C0" w:rsidRDefault="000F56C0" w:rsidP="00C60298">
            <w:pPr>
              <w:pStyle w:val="NormalWeb"/>
            </w:pPr>
            <w:r>
              <w:t> </w:t>
            </w:r>
          </w:p>
        </w:tc>
      </w:tr>
      <w:tr w:rsidR="000F56C0" w14:paraId="07ABD6C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672C2" w14:textId="77777777" w:rsidR="000F56C0" w:rsidRDefault="000F56C0" w:rsidP="00C60298">
            <w:pPr>
              <w:pStyle w:val="NormalWeb"/>
            </w:pPr>
            <w:r>
              <w:t>.J/G/COMFINC//11APR/091430Z///DS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5D41A4" w14:textId="77777777" w:rsidR="000F56C0" w:rsidRDefault="000F56C0" w:rsidP="00C60298">
            <w:pPr>
              <w:pStyle w:val="NormalWeb"/>
            </w:pPr>
            <w:r>
              <w:t> </w:t>
            </w:r>
          </w:p>
        </w:tc>
      </w:tr>
      <w:tr w:rsidR="000F56C0" w14:paraId="1E7A2B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BF5A5"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BBB37" w14:textId="77777777" w:rsidR="000F56C0" w:rsidRDefault="000F56C0" w:rsidP="00C60298">
            <w:pPr>
              <w:pStyle w:val="NormalWeb"/>
            </w:pPr>
            <w:r>
              <w:t> </w:t>
            </w:r>
          </w:p>
        </w:tc>
      </w:tr>
      <w:tr w:rsidR="000F56C0" w14:paraId="0D1B3C2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637E4"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AFB66" w14:textId="77777777" w:rsidR="000F56C0" w:rsidRDefault="000F56C0" w:rsidP="00C60298">
            <w:pPr>
              <w:pStyle w:val="NormalWeb"/>
            </w:pPr>
            <w:r>
              <w:t> </w:t>
            </w:r>
          </w:p>
        </w:tc>
      </w:tr>
      <w:tr w:rsidR="000F56C0" w14:paraId="6EFCE24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FF55E"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D4F661" w14:textId="77777777" w:rsidR="000F56C0" w:rsidRDefault="000F56C0" w:rsidP="00C60298">
            <w:pPr>
              <w:pStyle w:val="NormalWeb"/>
            </w:pPr>
            <w:r>
              <w:t> </w:t>
            </w:r>
          </w:p>
        </w:tc>
      </w:tr>
      <w:tr w:rsidR="000F56C0" w14:paraId="1D0F1E8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154CB"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EE6F5" w14:textId="77777777" w:rsidR="000F56C0" w:rsidRDefault="000F56C0" w:rsidP="00C60298">
            <w:pPr>
              <w:pStyle w:val="NormalWeb"/>
            </w:pPr>
            <w:r>
              <w:t> </w:t>
            </w:r>
          </w:p>
        </w:tc>
      </w:tr>
    </w:tbl>
    <w:p w14:paraId="681396A8" w14:textId="77777777" w:rsidR="000F56C0" w:rsidRDefault="000F56C0" w:rsidP="00C60298">
      <w:pPr>
        <w:pStyle w:val="Heading4"/>
        <w:rPr>
          <w:rFonts w:eastAsia="Times New Roman"/>
        </w:rPr>
      </w:pPr>
      <w:r>
        <w:rPr>
          <w:rFonts w:eastAsia="Times New Roman"/>
        </w:rPr>
        <w:t xml:space="preserve">5.9.45 </w:t>
      </w:r>
      <w:r>
        <w:rPr>
          <w:rStyle w:val="inline-comment-marker"/>
          <w:rFonts w:eastAsia="Times New Roman"/>
        </w:rPr>
        <w:t>Short connection bag has been attempted</w:t>
      </w:r>
      <w:r>
        <w:rPr>
          <w:rFonts w:eastAsia="Times New Roman"/>
        </w:rPr>
        <w:t xml:space="preserve"> to bring to early bag store - inconsistent composition</w:t>
      </w:r>
    </w:p>
    <w:p w14:paraId="528794E7" w14:textId="77777777" w:rsidR="000F56C0" w:rsidRDefault="000F56C0" w:rsidP="00C60298">
      <w:pPr>
        <w:pStyle w:val="NormalWeb"/>
      </w:pPr>
      <w:r>
        <w:t>Concern: example is confused as short connection applies to a transfer while this bag is still at origin of travel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0C3917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685502"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920790" w14:textId="77777777" w:rsidR="000F56C0" w:rsidRDefault="000F56C0" w:rsidP="00C60298">
            <w:pPr>
              <w:pStyle w:val="NormalWeb"/>
            </w:pPr>
            <w:r>
              <w:t> </w:t>
            </w:r>
          </w:p>
        </w:tc>
      </w:tr>
      <w:tr w:rsidR="000F56C0" w14:paraId="7637D3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18ABA"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73A96F" w14:textId="77777777" w:rsidR="000F56C0" w:rsidRDefault="000F56C0" w:rsidP="00C60298">
            <w:pPr>
              <w:pStyle w:val="NormalWeb"/>
            </w:pPr>
            <w:r>
              <w:t> </w:t>
            </w:r>
          </w:p>
        </w:tc>
      </w:tr>
      <w:tr w:rsidR="000F56C0" w14:paraId="6EC64B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9723E" w14:textId="77777777" w:rsidR="000F56C0" w:rsidRDefault="000F56C0" w:rsidP="00C60298">
            <w:pPr>
              <w:pStyle w:val="NormalWeb"/>
            </w:pPr>
            <w:r>
              <w:t>.J/R/FRAPORT//11APR/091430Z///MU/BS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90958E" w14:textId="77777777" w:rsidR="000F56C0" w:rsidRDefault="000F56C0" w:rsidP="00C60298">
            <w:pPr>
              <w:pStyle w:val="NormalWeb"/>
            </w:pPr>
            <w:r>
              <w:t> </w:t>
            </w:r>
          </w:p>
        </w:tc>
      </w:tr>
      <w:tr w:rsidR="000F56C0" w14:paraId="3B1396E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9B266"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DBEF4" w14:textId="77777777" w:rsidR="000F56C0" w:rsidRDefault="000F56C0" w:rsidP="00C60298">
            <w:pPr>
              <w:pStyle w:val="NormalWeb"/>
            </w:pPr>
            <w:r>
              <w:t> </w:t>
            </w:r>
          </w:p>
        </w:tc>
      </w:tr>
      <w:tr w:rsidR="000F56C0" w14:paraId="42BC3E2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18E02" w14:textId="77777777" w:rsidR="000F56C0" w:rsidRDefault="000F56C0" w:rsidP="00C60298">
            <w:pPr>
              <w:pStyle w:val="NormalWeb"/>
            </w:pPr>
            <w:r>
              <w:t>.O/DL900/12APR/LAX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01DE5B" w14:textId="77777777" w:rsidR="000F56C0" w:rsidRDefault="000F56C0" w:rsidP="00C60298">
            <w:pPr>
              <w:pStyle w:val="NormalWeb"/>
            </w:pPr>
            <w:r>
              <w:t> </w:t>
            </w:r>
          </w:p>
        </w:tc>
      </w:tr>
      <w:tr w:rsidR="000F56C0" w14:paraId="5B31A3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9F427" w14:textId="77777777" w:rsidR="000F56C0" w:rsidRDefault="000F56C0" w:rsidP="00C60298">
            <w:pPr>
              <w:pStyle w:val="NormalWeb"/>
            </w:pPr>
            <w:r>
              <w:t>.B/ONA/0220123456001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851A9" w14:textId="77777777" w:rsidR="000F56C0" w:rsidRDefault="000F56C0" w:rsidP="00C60298">
            <w:pPr>
              <w:pStyle w:val="NormalWeb"/>
            </w:pPr>
            <w:r>
              <w:t> </w:t>
            </w:r>
          </w:p>
        </w:tc>
      </w:tr>
      <w:tr w:rsidR="000F56C0" w14:paraId="778C88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6990CA" w14:textId="77777777" w:rsidR="000F56C0" w:rsidRDefault="000F56C0" w:rsidP="00C60298">
            <w:pPr>
              <w:pStyle w:val="NormalWeb"/>
            </w:pPr>
            <w:r>
              <w:t>.E/SCON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E44DE1" w14:textId="77777777" w:rsidR="000F56C0" w:rsidRDefault="000F56C0" w:rsidP="00C60298">
            <w:pPr>
              <w:pStyle w:val="NormalWeb"/>
            </w:pPr>
            <w:r>
              <w:t> </w:t>
            </w:r>
          </w:p>
        </w:tc>
      </w:tr>
      <w:tr w:rsidR="000F56C0" w14:paraId="579CAC0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DE448"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B857C" w14:textId="77777777" w:rsidR="000F56C0" w:rsidRDefault="000F56C0" w:rsidP="00C60298">
            <w:pPr>
              <w:pStyle w:val="NormalWeb"/>
            </w:pPr>
            <w:r>
              <w:t> </w:t>
            </w:r>
          </w:p>
        </w:tc>
      </w:tr>
    </w:tbl>
    <w:p w14:paraId="30807B69" w14:textId="77777777" w:rsidR="000F56C0" w:rsidRDefault="000F56C0" w:rsidP="00C60298">
      <w:pPr>
        <w:pStyle w:val="Heading4"/>
        <w:rPr>
          <w:rFonts w:eastAsia="Times New Roman"/>
        </w:rPr>
      </w:pPr>
      <w:r>
        <w:rPr>
          <w:rFonts w:eastAsia="Times New Roman"/>
        </w:rPr>
        <w:t>5.9.46 Bag is rejected (Load failed, bag has no Authority To Load) - inconsistent composition</w:t>
      </w:r>
    </w:p>
    <w:p w14:paraId="4C0B3014" w14:textId="77777777" w:rsidR="000F56C0" w:rsidRDefault="000F56C0" w:rsidP="00C60298">
      <w:pPr>
        <w:pStyle w:val="NormalWeb"/>
      </w:pPr>
      <w:r>
        <w:t>Concern: the example is for bag with transfer to LAX being packed in container for Narita transfer. Such activity must fail, regardless of authority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38"/>
        <w:gridCol w:w="210"/>
      </w:tblGrid>
      <w:tr w:rsidR="000F56C0" w14:paraId="33D30BF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404D4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25B3E" w14:textId="77777777" w:rsidR="000F56C0" w:rsidRDefault="000F56C0" w:rsidP="00C60298">
            <w:pPr>
              <w:pStyle w:val="NormalWeb"/>
            </w:pPr>
            <w:r>
              <w:t> </w:t>
            </w:r>
          </w:p>
        </w:tc>
      </w:tr>
      <w:tr w:rsidR="000F56C0" w14:paraId="444819C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E4C7C"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48F769" w14:textId="77777777" w:rsidR="000F56C0" w:rsidRDefault="000F56C0" w:rsidP="00C60298">
            <w:pPr>
              <w:pStyle w:val="NormalWeb"/>
            </w:pPr>
            <w:r>
              <w:t> </w:t>
            </w:r>
          </w:p>
        </w:tc>
      </w:tr>
      <w:tr w:rsidR="000F56C0" w14:paraId="3F4F43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12489" w14:textId="77777777" w:rsidR="000F56C0" w:rsidRDefault="000F56C0" w:rsidP="00C60298">
            <w:pPr>
              <w:pStyle w:val="NormalWeb"/>
            </w:pPr>
            <w:r>
              <w:t>.J/R/FRAPORT//11APR/091430Z///MU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36C52" w14:textId="77777777" w:rsidR="000F56C0" w:rsidRDefault="000F56C0" w:rsidP="00C60298">
            <w:pPr>
              <w:pStyle w:val="NormalWeb"/>
            </w:pPr>
            <w:r>
              <w:t> </w:t>
            </w:r>
          </w:p>
        </w:tc>
      </w:tr>
      <w:tr w:rsidR="000F56C0" w14:paraId="17C0C54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8C5EA"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2D8E81" w14:textId="77777777" w:rsidR="000F56C0" w:rsidRDefault="000F56C0" w:rsidP="00C60298">
            <w:pPr>
              <w:pStyle w:val="NormalWeb"/>
            </w:pPr>
            <w:r>
              <w:t> </w:t>
            </w:r>
          </w:p>
        </w:tc>
      </w:tr>
      <w:tr w:rsidR="000F56C0" w14:paraId="115C34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DFE07" w14:textId="77777777" w:rsidR="000F56C0" w:rsidRDefault="000F56C0" w:rsidP="00C60298">
            <w:pPr>
              <w:pStyle w:val="NormalWeb"/>
            </w:pPr>
            <w:r>
              <w:t>.O/DL900/12APR/LAX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73155" w14:textId="77777777" w:rsidR="000F56C0" w:rsidRDefault="000F56C0" w:rsidP="00C60298">
            <w:pPr>
              <w:pStyle w:val="NormalWeb"/>
            </w:pPr>
            <w:r>
              <w:t> </w:t>
            </w:r>
          </w:p>
        </w:tc>
      </w:tr>
      <w:tr w:rsidR="000F56C0" w14:paraId="17A27F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600C9B" w14:textId="77777777" w:rsidR="000F56C0" w:rsidRDefault="000F56C0" w:rsidP="00C60298">
            <w:pPr>
              <w:pStyle w:val="NormalWeb"/>
            </w:pPr>
            <w:r>
              <w:t>.U/AKE4444LH//T/Y/NRT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056E6" w14:textId="77777777" w:rsidR="000F56C0" w:rsidRDefault="000F56C0" w:rsidP="00C60298">
            <w:pPr>
              <w:pStyle w:val="NormalWeb"/>
            </w:pPr>
            <w:r>
              <w:t> </w:t>
            </w:r>
          </w:p>
        </w:tc>
      </w:tr>
      <w:tr w:rsidR="000F56C0" w14:paraId="69A3A4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1438E" w14:textId="77777777" w:rsidR="000F56C0" w:rsidRDefault="000F56C0" w:rsidP="00C60298">
            <w:pPr>
              <w:pStyle w:val="NormalWeb"/>
            </w:pPr>
            <w:r>
              <w:t>.B/OND/0220123456001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B98802" w14:textId="77777777" w:rsidR="000F56C0" w:rsidRDefault="000F56C0" w:rsidP="00C60298">
            <w:pPr>
              <w:pStyle w:val="NormalWeb"/>
            </w:pPr>
            <w:r>
              <w:t> </w:t>
            </w:r>
          </w:p>
        </w:tc>
      </w:tr>
      <w:tr w:rsidR="000F56C0" w14:paraId="178F4B3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E59CDD" w14:textId="77777777" w:rsidR="000F56C0" w:rsidRDefault="000F56C0" w:rsidP="00C60298">
            <w:pPr>
              <w:pStyle w:val="NormalWeb"/>
            </w:pPr>
            <w:r>
              <w:t>.S/N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FA7A6" w14:textId="77777777" w:rsidR="000F56C0" w:rsidRDefault="000F56C0" w:rsidP="00C60298">
            <w:pPr>
              <w:pStyle w:val="NormalWeb"/>
            </w:pPr>
            <w:r>
              <w:t> </w:t>
            </w:r>
          </w:p>
        </w:tc>
      </w:tr>
      <w:tr w:rsidR="000F56C0" w14:paraId="7759B73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457ADC" w14:textId="77777777" w:rsidR="000F56C0" w:rsidRDefault="000F56C0" w:rsidP="00C60298">
            <w:pPr>
              <w:pStyle w:val="NormalWeb"/>
            </w:pPr>
            <w:r>
              <w:t>.R/ACT/LD/B/F/1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8729C1" w14:textId="77777777" w:rsidR="000F56C0" w:rsidRDefault="000F56C0" w:rsidP="00C60298">
            <w:pPr>
              <w:pStyle w:val="NormalWeb"/>
            </w:pPr>
            <w:r>
              <w:t> </w:t>
            </w:r>
          </w:p>
        </w:tc>
      </w:tr>
      <w:tr w:rsidR="000F56C0" w14:paraId="2C8153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D78F1A"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9C0AC" w14:textId="77777777" w:rsidR="000F56C0" w:rsidRDefault="000F56C0" w:rsidP="00C60298">
            <w:pPr>
              <w:pStyle w:val="NormalWeb"/>
            </w:pPr>
            <w:r>
              <w:t> </w:t>
            </w:r>
          </w:p>
        </w:tc>
      </w:tr>
    </w:tbl>
    <w:p w14:paraId="7867D832" w14:textId="77777777" w:rsidR="000F56C0" w:rsidRDefault="000F56C0" w:rsidP="00C60298">
      <w:pPr>
        <w:rPr>
          <w:rFonts w:eastAsia="Times New Roman"/>
        </w:rPr>
      </w:pPr>
    </w:p>
    <w:p w14:paraId="563B5732" w14:textId="2B4F9D72" w:rsidR="000F56C0" w:rsidRDefault="000F56C0" w:rsidP="000F56C0">
      <w:pPr>
        <w:pStyle w:val="Heading1"/>
        <w:rPr>
          <w:rFonts w:eastAsia="Times New Roman"/>
          <w:kern w:val="36"/>
          <w:sz w:val="48"/>
          <w:szCs w:val="48"/>
          <w14:ligatures w14:val="none"/>
        </w:rPr>
      </w:pPr>
      <w:r>
        <w:rPr>
          <w:rFonts w:eastAsia="Times New Roman"/>
        </w:rPr>
        <w:t>6.9 BUM messages</w:t>
      </w:r>
    </w:p>
    <w:p w14:paraId="7E398495" w14:textId="77777777" w:rsidR="000F56C0" w:rsidRDefault="000F56C0" w:rsidP="00C60298">
      <w:pPr>
        <w:pStyle w:val="Heading2"/>
        <w:rPr>
          <w:rFonts w:eastAsia="Times New Roman"/>
        </w:rPr>
      </w:pPr>
      <w:r>
        <w:rPr>
          <w:rFonts w:eastAsia="Times New Roman"/>
        </w:rPr>
        <w:t>Processed</w:t>
      </w:r>
    </w:p>
    <w:p w14:paraId="7FA0530B" w14:textId="77777777" w:rsidR="000F56C0" w:rsidRDefault="000F56C0" w:rsidP="00C60298">
      <w:pPr>
        <w:pStyle w:val="Heading4"/>
        <w:rPr>
          <w:rFonts w:eastAsia="Times New Roman"/>
        </w:rPr>
      </w:pPr>
      <w:r>
        <w:rPr>
          <w:rStyle w:val="Strong"/>
          <w:rFonts w:eastAsia="Times New Roman"/>
          <w:b w:val="0"/>
          <w:bCs w:val="0"/>
        </w:rPr>
        <w:t>6.9.5 Offload without loading position</w:t>
      </w:r>
    </w:p>
    <w:p w14:paraId="449EC435" w14:textId="77777777" w:rsidR="000F56C0" w:rsidRDefault="000F56C0" w:rsidP="00C60298">
      <w:pPr>
        <w:pStyle w:val="NormalWeb"/>
      </w:pPr>
      <w:r>
        <w:t>Redaction: Removed second bag, fixed .H, removed encryption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17"/>
        <w:gridCol w:w="6293"/>
      </w:tblGrid>
      <w:tr w:rsidR="000F56C0" w14:paraId="2520E7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D9FECC" w14:textId="77777777" w:rsidR="000F56C0" w:rsidRDefault="000F56C0" w:rsidP="00C60298">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108DE8" w14:textId="77777777" w:rsidR="000F56C0" w:rsidRDefault="000F56C0" w:rsidP="00C60298">
            <w:pPr>
              <w:pStyle w:val="NormalWeb"/>
            </w:pPr>
            <w:r>
              <w:t>Standard Message Identifier</w:t>
            </w:r>
          </w:p>
        </w:tc>
      </w:tr>
      <w:tr w:rsidR="000F56C0" w14:paraId="3C39B2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50B641"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6CDBD2" w14:textId="77777777" w:rsidR="000F56C0" w:rsidRDefault="000F56C0" w:rsidP="00C60298">
            <w:pPr>
              <w:pStyle w:val="NormalWeb"/>
            </w:pPr>
            <w:r>
              <w:t>Local bag in FRA with Encryption</w:t>
            </w:r>
          </w:p>
        </w:tc>
      </w:tr>
      <w:tr w:rsidR="000F56C0" w14:paraId="58912B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850D8" w14:textId="77777777" w:rsidR="000F56C0" w:rsidRDefault="000F56C0" w:rsidP="00C60298">
            <w:pPr>
              <w:pStyle w:val="NormalWeb"/>
            </w:pPr>
            <w:r>
              <w:t>.F/UA941/27MAY/ORD/J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923892" w14:textId="77777777" w:rsidR="000F56C0" w:rsidRDefault="000F56C0" w:rsidP="00C60298">
            <w:pPr>
              <w:pStyle w:val="NormalWeb"/>
            </w:pPr>
            <w:r>
              <w:t>Outbound to ORD on UA941</w:t>
            </w:r>
          </w:p>
        </w:tc>
      </w:tr>
      <w:tr w:rsidR="000F56C0" w14:paraId="404874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FC8DC" w14:textId="77777777" w:rsidR="000F56C0" w:rsidRDefault="000F56C0" w:rsidP="00C60298">
            <w:pPr>
              <w:pStyle w:val="NormalWeb"/>
            </w:pPr>
            <w:r>
              <w:t>.N/0016170357001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099290" w14:textId="77777777" w:rsidR="000F56C0" w:rsidRDefault="000F56C0" w:rsidP="00C60298">
            <w:pPr>
              <w:pStyle w:val="NormalWeb"/>
            </w:pPr>
            <w:r>
              <w:t>Bag tag number; number of tags</w:t>
            </w:r>
          </w:p>
        </w:tc>
      </w:tr>
      <w:tr w:rsidR="000F56C0" w14:paraId="79E4A3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207CA" w14:textId="77777777" w:rsidR="000F56C0" w:rsidRDefault="000F56C0" w:rsidP="00C60298">
            <w:pPr>
              <w:pStyle w:val="NormalWeb"/>
            </w:pPr>
            <w:r>
              <w:t>.H/T1/CENTRL/E20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1A786" w14:textId="77777777" w:rsidR="000F56C0" w:rsidRDefault="000F56C0" w:rsidP="00C60298">
            <w:pPr>
              <w:pStyle w:val="NormalWeb"/>
            </w:pPr>
            <w:r>
              <w:t>Handling Terminal; Handling Bay/Pier; Handling Gate/Stand/Claim</w:t>
            </w:r>
          </w:p>
        </w:tc>
      </w:tr>
      <w:tr w:rsidR="000F56C0" w14:paraId="3711CCD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4F6490" w14:textId="77777777" w:rsidR="000F56C0" w:rsidRDefault="000F56C0" w:rsidP="00C60298">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D1CF7E" w14:textId="77777777" w:rsidR="000F56C0" w:rsidRDefault="000F56C0" w:rsidP="00C60298">
            <w:pPr>
              <w:pStyle w:val="NormalWeb"/>
            </w:pPr>
            <w:r>
              <w:t>End of Message Identifier</w:t>
            </w:r>
          </w:p>
        </w:tc>
      </w:tr>
    </w:tbl>
    <w:p w14:paraId="40EB6909" w14:textId="77777777" w:rsidR="000F56C0" w:rsidRDefault="000F56C0" w:rsidP="00C60298">
      <w:pPr>
        <w:pStyle w:val="NormalWeb"/>
      </w:pPr>
      <w:r>
        <w:t>Semantics: Offload instruction where instructing party is not aware of load position of bag</w:t>
      </w:r>
    </w:p>
    <w:p w14:paraId="22294275" w14:textId="77777777" w:rsidR="000F56C0" w:rsidRDefault="000F56C0" w:rsidP="00C60298">
      <w:pPr>
        <w:pStyle w:val="NormalWeb"/>
      </w:pPr>
      <w:r>
        <w:t>Analysis: It is assumed that problem bag store is at E20, this is not evident from original message. Alternative assumption is that .H points to reclaim</w:t>
      </w:r>
    </w:p>
    <w:p w14:paraId="23E74139" w14:textId="77777777" w:rsidR="000F56C0" w:rsidRDefault="000F56C0" w:rsidP="00C60298">
      <w:pPr>
        <w:pStyle w:val="NormalWeb"/>
      </w:pPr>
      <w:r>
        <w:t xml:space="preserve">Result: </w:t>
      </w:r>
      <w:hyperlink r:id="rId58" w:history="1">
        <w:r>
          <w:rPr>
            <w:rStyle w:val="Hyperlink"/>
          </w:rPr>
          <w:t>6.9.5 Offload without loading position</w:t>
        </w:r>
      </w:hyperlink>
    </w:p>
    <w:p w14:paraId="79BDDC74" w14:textId="77777777" w:rsidR="000F56C0" w:rsidRDefault="000F56C0" w:rsidP="00C60298">
      <w:pPr>
        <w:pStyle w:val="Heading4"/>
        <w:rPr>
          <w:rFonts w:eastAsia="Times New Roman"/>
        </w:rPr>
      </w:pPr>
      <w:r>
        <w:rPr>
          <w:rStyle w:val="Strong"/>
          <w:rFonts w:eastAsia="Times New Roman"/>
          <w:b w:val="0"/>
          <w:bCs w:val="0"/>
        </w:rPr>
        <w:t>6.9.6 Standard Offload (one EBT)</w:t>
      </w:r>
    </w:p>
    <w:p w14:paraId="03BF498D" w14:textId="77777777" w:rsidR="000F56C0" w:rsidRDefault="000F56C0" w:rsidP="00C60298">
      <w:pPr>
        <w:pStyle w:val="NormalWeb"/>
      </w:pPr>
      <w:r>
        <w:t>Use case: Offload for a bag identifiable through EBT</w:t>
      </w:r>
    </w:p>
    <w:p w14:paraId="5C755FFE" w14:textId="77777777" w:rsidR="000F56C0" w:rsidRDefault="000F56C0" w:rsidP="00C60298">
      <w:pPr>
        <w:pStyle w:val="NormalWeb"/>
      </w:pPr>
      <w:r>
        <w:t>Redaction: removed second bag, retained the one with .M identifier, fixed .M contents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997"/>
        <w:gridCol w:w="3013"/>
      </w:tblGrid>
      <w:tr w:rsidR="000F56C0" w14:paraId="3A1F252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06ED7" w14:textId="77777777" w:rsidR="000F56C0" w:rsidRDefault="000F56C0" w:rsidP="00C60298">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8E03C" w14:textId="77777777" w:rsidR="000F56C0" w:rsidRDefault="000F56C0" w:rsidP="00C60298">
            <w:pPr>
              <w:pStyle w:val="NormalWeb"/>
            </w:pPr>
            <w:r>
              <w:t>Standard Message Identifier</w:t>
            </w:r>
          </w:p>
        </w:tc>
      </w:tr>
      <w:tr w:rsidR="000F56C0" w14:paraId="2CF847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E039D4"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767DC" w14:textId="77777777" w:rsidR="000F56C0" w:rsidRDefault="000F56C0" w:rsidP="00C60298">
            <w:pPr>
              <w:pStyle w:val="NormalWeb"/>
            </w:pPr>
            <w:r>
              <w:t>Local bag in FRA</w:t>
            </w:r>
          </w:p>
        </w:tc>
      </w:tr>
      <w:tr w:rsidR="000F56C0" w14:paraId="40BD81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383A1" w14:textId="77777777" w:rsidR="000F56C0" w:rsidRDefault="000F56C0" w:rsidP="00C60298">
            <w:pPr>
              <w:pStyle w:val="NormalWeb"/>
            </w:pPr>
            <w:r>
              <w:t>.F/LH906/27MAY/LHR/M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3D9D03" w14:textId="77777777" w:rsidR="000F56C0" w:rsidRDefault="000F56C0" w:rsidP="00C60298">
            <w:pPr>
              <w:pStyle w:val="NormalWeb"/>
            </w:pPr>
            <w:r>
              <w:t>Outbound to LHR on LH906</w:t>
            </w:r>
          </w:p>
        </w:tc>
      </w:tr>
      <w:tr w:rsidR="000F56C0" w14:paraId="4520D1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0B32EC" w14:textId="77777777" w:rsidR="000F56C0" w:rsidRDefault="000F56C0" w:rsidP="00C60298">
            <w:pPr>
              <w:pStyle w:val="NormalWeb"/>
            </w:pPr>
            <w:r>
              <w:t>.N/4220995643001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AD519D" w14:textId="77777777" w:rsidR="000F56C0" w:rsidRDefault="000F56C0" w:rsidP="00C60298">
            <w:pPr>
              <w:pStyle w:val="NormalWeb"/>
            </w:pPr>
            <w:r>
              <w:t>Bag tag number; number of tags</w:t>
            </w:r>
          </w:p>
        </w:tc>
      </w:tr>
      <w:tr w:rsidR="000F56C0" w14:paraId="252FEB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69595" w14:textId="77777777" w:rsidR="000F56C0" w:rsidRDefault="000F56C0" w:rsidP="00C60298">
            <w:pPr>
              <w:pStyle w:val="NormalWeb"/>
            </w:pPr>
            <w:r>
              <w:t>.M/4220995643/X/E200341201324FC0A003760E18454254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54048" w14:textId="77777777" w:rsidR="000F56C0" w:rsidRDefault="000F56C0" w:rsidP="00C60298">
            <w:pPr>
              <w:pStyle w:val="NormalWeb"/>
            </w:pPr>
            <w:r>
              <w:t>Bag is an EBT with TID-based GUID</w:t>
            </w:r>
          </w:p>
        </w:tc>
      </w:tr>
      <w:tr w:rsidR="000F56C0" w14:paraId="12BAAA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B9306" w14:textId="77777777" w:rsidR="000F56C0" w:rsidRDefault="000F56C0" w:rsidP="00C60298">
            <w:pPr>
              <w:pStyle w:val="NormalWeb"/>
            </w:pPr>
            <w:r>
              <w:t>.H/T1/HMITTE/A12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241EB3" w14:textId="77777777" w:rsidR="000F56C0" w:rsidRDefault="000F56C0" w:rsidP="00C60298">
            <w:pPr>
              <w:pStyle w:val="NormalWeb"/>
            </w:pPr>
            <w:r>
              <w:t>Handling Terminal; Handling Bay/Pier; Handling Gate/Stand/Claim</w:t>
            </w:r>
          </w:p>
        </w:tc>
      </w:tr>
      <w:tr w:rsidR="000F56C0" w14:paraId="0AEDCA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38F6F0" w14:textId="77777777" w:rsidR="000F56C0" w:rsidRDefault="000F56C0" w:rsidP="00C60298">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662032" w14:textId="77777777" w:rsidR="000F56C0" w:rsidRDefault="000F56C0" w:rsidP="00C60298">
            <w:pPr>
              <w:pStyle w:val="NormalWeb"/>
            </w:pPr>
            <w:r>
              <w:t>End Of Message Identifier</w:t>
            </w:r>
          </w:p>
        </w:tc>
      </w:tr>
    </w:tbl>
    <w:p w14:paraId="5F8ABE04" w14:textId="77777777" w:rsidR="000F56C0" w:rsidRDefault="000F56C0" w:rsidP="00C60298">
      <w:pPr>
        <w:pStyle w:val="NormalWeb"/>
      </w:pPr>
      <w:r>
        <w:t>Semantics: Bag concerned can be identified from its EBT. Bag is to be removed (offloaded) from flight and routed to problem bag area</w:t>
      </w:r>
    </w:p>
    <w:p w14:paraId="68A89696" w14:textId="77777777" w:rsidR="000F56C0" w:rsidRDefault="000F56C0" w:rsidP="00C60298">
      <w:pPr>
        <w:pStyle w:val="NormalWeb"/>
      </w:pPr>
      <w:r>
        <w:t>Analysis: Routing destination is an assumption. Alternative is to see A12 as a claim belt. Local knowledge helps to resolve this</w:t>
      </w:r>
    </w:p>
    <w:p w14:paraId="26A5F15A" w14:textId="77777777" w:rsidR="000F56C0" w:rsidRDefault="000F56C0" w:rsidP="00C60298">
      <w:pPr>
        <w:pStyle w:val="NormalWeb"/>
      </w:pPr>
      <w:r>
        <w:t>Result:</w:t>
      </w:r>
      <w:hyperlink r:id="rId59" w:history="1">
        <w:r>
          <w:rPr>
            <w:rStyle w:val="Hyperlink"/>
          </w:rPr>
          <w:t xml:space="preserve"> 6.9.6 Standard Offload (one EBT)</w:t>
        </w:r>
      </w:hyperlink>
    </w:p>
    <w:p w14:paraId="4728E302" w14:textId="77777777" w:rsidR="000F56C0" w:rsidRDefault="000F56C0" w:rsidP="00C60298">
      <w:pPr>
        <w:pStyle w:val="Heading2"/>
        <w:rPr>
          <w:rFonts w:eastAsia="Times New Roman"/>
        </w:rPr>
      </w:pPr>
      <w:r>
        <w:rPr>
          <w:rFonts w:eastAsia="Times New Roman"/>
        </w:rPr>
        <w:t>Pending Change Request</w:t>
      </w:r>
    </w:p>
    <w:p w14:paraId="0699B15A" w14:textId="77777777" w:rsidR="000F56C0" w:rsidRDefault="000F56C0" w:rsidP="00C60298">
      <w:pPr>
        <w:pStyle w:val="Heading4"/>
        <w:rPr>
          <w:rFonts w:eastAsia="Times New Roman"/>
        </w:rPr>
      </w:pPr>
      <w:r>
        <w:rPr>
          <w:rStyle w:val="Strong"/>
          <w:rFonts w:eastAsia="Times New Roman"/>
          <w:b w:val="0"/>
          <w:bCs w:val="0"/>
        </w:rPr>
        <w:t>6.9.1</w:t>
      </w:r>
      <w:r>
        <w:rPr>
          <w:rStyle w:val="Strong"/>
          <w:rFonts w:eastAsia="Times New Roman"/>
          <w:b w:val="0"/>
          <w:bCs w:val="0"/>
        </w:rPr>
        <w:t> </w:t>
      </w:r>
      <w:r>
        <w:rPr>
          <w:rStyle w:val="Strong"/>
          <w:rFonts w:eastAsia="Times New Roman"/>
          <w:b w:val="0"/>
          <w:bCs w:val="0"/>
        </w:rPr>
        <w:t>Standard Offload -revisit for ULD loading position CR</w:t>
      </w:r>
    </w:p>
    <w:p w14:paraId="51357334" w14:textId="77777777" w:rsidR="000F56C0" w:rsidRDefault="000F56C0" w:rsidP="00C60298">
      <w:pPr>
        <w:pStyle w:val="NormalWeb"/>
      </w:pPr>
      <w:r>
        <w:t>Use case: instruction to offload a bag</w:t>
      </w:r>
    </w:p>
    <w:p w14:paraId="0A9183DC" w14:textId="77777777" w:rsidR="000F56C0" w:rsidRDefault="000F56C0" w:rsidP="00C60298">
      <w:pPr>
        <w:pStyle w:val="NormalWeb"/>
      </w:pPr>
      <w:r>
        <w:t>Redaction: Modified .H to meet validation, removed .X, removed acknowledgement and encryption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44"/>
        <w:gridCol w:w="5666"/>
      </w:tblGrid>
      <w:tr w:rsidR="000F56C0" w14:paraId="5C4C4F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7C4CF7" w14:textId="77777777" w:rsidR="000F56C0" w:rsidRDefault="000F56C0" w:rsidP="00C60298">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A1627E" w14:textId="77777777" w:rsidR="000F56C0" w:rsidRDefault="000F56C0" w:rsidP="00C60298">
            <w:pPr>
              <w:pStyle w:val="NormalWeb"/>
            </w:pPr>
            <w:r>
              <w:t>Standard Message Identifier</w:t>
            </w:r>
          </w:p>
        </w:tc>
      </w:tr>
      <w:tr w:rsidR="000F56C0" w14:paraId="27CF2F3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94642E" w14:textId="77777777" w:rsidR="000F56C0" w:rsidRDefault="000F56C0" w:rsidP="00C60298">
            <w:pPr>
              <w:pStyle w:val="NormalWeb"/>
            </w:pPr>
            <w:r>
              <w:t>.V/1TLAX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D42D00" w14:textId="77777777" w:rsidR="000F56C0" w:rsidRDefault="000F56C0" w:rsidP="00C60298">
            <w:pPr>
              <w:pStyle w:val="NormalWeb"/>
            </w:pPr>
            <w:r>
              <w:t>Transfer bag in LAX</w:t>
            </w:r>
          </w:p>
        </w:tc>
      </w:tr>
      <w:tr w:rsidR="000F56C0" w14:paraId="59D7281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5439FC" w14:textId="77777777" w:rsidR="000F56C0" w:rsidRDefault="000F56C0" w:rsidP="00C60298">
            <w:pPr>
              <w:pStyle w:val="NormalWeb"/>
            </w:pPr>
            <w:r>
              <w:t>.F/CX881/15JUN/HKG/Y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157EF" w14:textId="77777777" w:rsidR="000F56C0" w:rsidRDefault="000F56C0" w:rsidP="00C60298">
            <w:pPr>
              <w:pStyle w:val="NormalWeb"/>
            </w:pPr>
            <w:r>
              <w:t>Outbound to HKG on CX881</w:t>
            </w:r>
          </w:p>
        </w:tc>
      </w:tr>
      <w:tr w:rsidR="000F56C0" w14:paraId="122CA7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28EF84" w14:textId="77777777" w:rsidR="000F56C0" w:rsidRDefault="000F56C0" w:rsidP="00C60298">
            <w:pPr>
              <w:pStyle w:val="NormalWeb"/>
            </w:pPr>
            <w:r>
              <w:t>.U/AVE4321SQ/024L/T/Y/HKG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795E89" w14:textId="77777777" w:rsidR="000F56C0" w:rsidRDefault="000F56C0" w:rsidP="00C60298">
            <w:pPr>
              <w:pStyle w:val="NormalWeb"/>
            </w:pPr>
            <w:r>
              <w:t>Loading Information</w:t>
            </w:r>
          </w:p>
        </w:tc>
      </w:tr>
      <w:tr w:rsidR="000F56C0" w14:paraId="0906E2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F45CF" w14:textId="77777777" w:rsidR="000F56C0" w:rsidRDefault="000F56C0" w:rsidP="00C60298">
            <w:pPr>
              <w:pStyle w:val="NormalWeb"/>
            </w:pPr>
            <w:r>
              <w:t>.N/0131123456001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95EF36" w14:textId="77777777" w:rsidR="000F56C0" w:rsidRDefault="000F56C0" w:rsidP="00C60298">
            <w:pPr>
              <w:pStyle w:val="NormalWeb"/>
            </w:pPr>
            <w:r>
              <w:t xml:space="preserve">Bag tag </w:t>
            </w:r>
            <w:proofErr w:type="spellStart"/>
            <w:r>
              <w:t>nbr</w:t>
            </w:r>
            <w:proofErr w:type="spellEnd"/>
            <w:r>
              <w:t xml:space="preserve">; </w:t>
            </w:r>
            <w:proofErr w:type="spellStart"/>
            <w:r>
              <w:t>nbr</w:t>
            </w:r>
            <w:proofErr w:type="spellEnd"/>
            <w:r>
              <w:t xml:space="preserve"> of consecutive tags</w:t>
            </w:r>
          </w:p>
        </w:tc>
      </w:tr>
      <w:tr w:rsidR="000F56C0" w14:paraId="57EE75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34DA00" w14:textId="77777777" w:rsidR="000F56C0" w:rsidRDefault="000F56C0" w:rsidP="00C60298">
            <w:pPr>
              <w:pStyle w:val="NormalWeb"/>
            </w:pPr>
            <w:r>
              <w:t>.Q/006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9C296F" w14:textId="77777777" w:rsidR="000F56C0" w:rsidRDefault="000F56C0" w:rsidP="00C60298">
            <w:pPr>
              <w:pStyle w:val="NormalWeb"/>
            </w:pPr>
            <w:r>
              <w:t>Loading sequence of bag</w:t>
            </w:r>
          </w:p>
        </w:tc>
      </w:tr>
      <w:tr w:rsidR="000F56C0" w14:paraId="5F09C9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25F67E" w14:textId="77777777" w:rsidR="000F56C0" w:rsidRDefault="000F56C0" w:rsidP="00C60298">
            <w:pPr>
              <w:pStyle w:val="NormalWeb"/>
            </w:pPr>
            <w:r>
              <w:t>.S/N//N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E2EE5" w14:textId="77777777" w:rsidR="000F56C0" w:rsidRDefault="000F56C0" w:rsidP="00C60298">
            <w:pPr>
              <w:pStyle w:val="NormalWeb"/>
            </w:pPr>
            <w:r>
              <w:t>Reconciliation data: Not authorised to load</w:t>
            </w:r>
          </w:p>
        </w:tc>
      </w:tr>
      <w:tr w:rsidR="000F56C0" w14:paraId="23609FE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2EAF7" w14:textId="77777777" w:rsidR="000F56C0" w:rsidRDefault="000F56C0" w:rsidP="00C60298">
            <w:pPr>
              <w:pStyle w:val="NormalWeb"/>
            </w:pPr>
            <w:r>
              <w:t>.H/T1/CENTRL/E20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CC724" w14:textId="77777777" w:rsidR="000F56C0" w:rsidRDefault="000F56C0" w:rsidP="00C60298">
            <w:pPr>
              <w:pStyle w:val="NormalWeb"/>
            </w:pPr>
            <w:r>
              <w:t>Handling Terminal; Handling Bay/Pier; Handling Gate/Stand/Claim</w:t>
            </w:r>
          </w:p>
        </w:tc>
      </w:tr>
      <w:tr w:rsidR="000F56C0" w14:paraId="69D8509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E20826" w14:textId="77777777" w:rsidR="000F56C0" w:rsidRDefault="000F56C0" w:rsidP="00C60298">
            <w:pPr>
              <w:pStyle w:val="NormalWeb"/>
            </w:pPr>
            <w:r>
              <w:t>.P/WONG/V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5F875A" w14:textId="77777777" w:rsidR="000F56C0" w:rsidRDefault="000F56C0" w:rsidP="00C60298">
            <w:pPr>
              <w:pStyle w:val="NormalWeb"/>
            </w:pPr>
            <w:r>
              <w:t>Passenger's name</w:t>
            </w:r>
          </w:p>
        </w:tc>
      </w:tr>
      <w:tr w:rsidR="000F56C0" w14:paraId="5A265D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98F3AC" w14:textId="77777777" w:rsidR="000F56C0" w:rsidRDefault="000F56C0" w:rsidP="00C60298">
            <w:pPr>
              <w:pStyle w:val="NormalWeb"/>
            </w:pPr>
            <w:r>
              <w:t>.E/CUST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C8CB26" w14:textId="77777777" w:rsidR="000F56C0" w:rsidRDefault="000F56C0" w:rsidP="00C60298">
            <w:pPr>
              <w:pStyle w:val="NormalWeb"/>
            </w:pPr>
            <w:r>
              <w:t> </w:t>
            </w:r>
          </w:p>
        </w:tc>
      </w:tr>
      <w:tr w:rsidR="000F56C0" w14:paraId="010F3B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BED28" w14:textId="77777777" w:rsidR="000F56C0" w:rsidRDefault="000F56C0" w:rsidP="00C60298">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5CBFB" w14:textId="77777777" w:rsidR="000F56C0" w:rsidRDefault="000F56C0" w:rsidP="00C60298">
            <w:pPr>
              <w:pStyle w:val="NormalWeb"/>
            </w:pPr>
            <w:r>
              <w:t>End of Message Identifier</w:t>
            </w:r>
          </w:p>
        </w:tc>
      </w:tr>
    </w:tbl>
    <w:p w14:paraId="4072CC19" w14:textId="77777777" w:rsidR="000F56C0" w:rsidRDefault="000F56C0" w:rsidP="00C60298">
      <w:pPr>
        <w:pStyle w:val="NormalWeb"/>
      </w:pPr>
      <w:r>
        <w:t>Semantics: see use case</w:t>
      </w:r>
    </w:p>
    <w:p w14:paraId="0F0CB526" w14:textId="77777777" w:rsidR="000F56C0" w:rsidRDefault="000F56C0" w:rsidP="00C60298">
      <w:pPr>
        <w:pStyle w:val="NormalWeb"/>
      </w:pPr>
      <w:r>
        <w:t>Analysis: no special comments</w:t>
      </w:r>
    </w:p>
    <w:p w14:paraId="758E3E7B" w14:textId="77777777" w:rsidR="000F56C0" w:rsidRDefault="000F56C0" w:rsidP="00C60298">
      <w:pPr>
        <w:pStyle w:val="NormalWeb"/>
      </w:pPr>
      <w:r>
        <w:t xml:space="preserve">Result: </w:t>
      </w:r>
      <w:hyperlink r:id="rId60" w:history="1">
        <w:r>
          <w:rPr>
            <w:rStyle w:val="Hyperlink"/>
          </w:rPr>
          <w:t>6.9.1 Standard Offload</w:t>
        </w:r>
      </w:hyperlink>
    </w:p>
    <w:p w14:paraId="6CFFE00E" w14:textId="77777777" w:rsidR="000F56C0" w:rsidRDefault="000F56C0" w:rsidP="00C60298">
      <w:pPr>
        <w:pStyle w:val="Heading4"/>
        <w:rPr>
          <w:rFonts w:eastAsia="Times New Roman"/>
        </w:rPr>
      </w:pPr>
      <w:r>
        <w:rPr>
          <w:rStyle w:val="Strong"/>
          <w:rFonts w:eastAsia="Times New Roman"/>
          <w:b w:val="0"/>
          <w:bCs w:val="0"/>
        </w:rPr>
        <w:t>6.9.3</w:t>
      </w:r>
      <w:r>
        <w:rPr>
          <w:rStyle w:val="Strong"/>
          <w:rFonts w:eastAsia="Times New Roman"/>
          <w:b w:val="0"/>
          <w:bCs w:val="0"/>
        </w:rPr>
        <w:t> </w:t>
      </w:r>
      <w:r>
        <w:rPr>
          <w:rStyle w:val="Strong"/>
          <w:rFonts w:eastAsia="Times New Roman"/>
          <w:b w:val="0"/>
          <w:bCs w:val="0"/>
        </w:rPr>
        <w:t>Standard Offload (1 bag) - Pending CR ULD load position</w:t>
      </w:r>
    </w:p>
    <w:p w14:paraId="2F435E2A" w14:textId="77777777" w:rsidR="000F56C0" w:rsidRDefault="000F56C0" w:rsidP="00C60298">
      <w:pPr>
        <w:pStyle w:val="NormalWeb"/>
      </w:pPr>
      <w:r>
        <w:t>Use case: instruction to offload a bag (duplicates 6.9.1)</w:t>
      </w:r>
    </w:p>
    <w:p w14:paraId="46804C72" w14:textId="77777777" w:rsidR="000F56C0" w:rsidRDefault="000F56C0" w:rsidP="00C60298">
      <w:pPr>
        <w:pStyle w:val="NormalWeb"/>
      </w:pPr>
      <w:r>
        <w:t>Redaction: ULD load position 0012 temporarily set to Hold Compartment 12 to match xml validation (in XML only)</w:t>
      </w:r>
    </w:p>
    <w:p w14:paraId="43018D6D" w14:textId="77777777" w:rsidR="000F56C0" w:rsidRDefault="000F56C0" w:rsidP="00C60298">
      <w:pPr>
        <w:pStyle w:val="NormalWeb"/>
      </w:pPr>
      <w:r>
        <w:t xml:space="preserve">Bag is indicated at ULD loading position. That is currently incompatible with </w:t>
      </w:r>
      <w:proofErr w:type="spellStart"/>
      <w:r>
        <w:t>BagRQ</w:t>
      </w:r>
      <w:proofErr w:type="spellEnd"/>
      <w:r>
        <w:t xml:space="preserve"> structure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264"/>
        <w:gridCol w:w="5746"/>
      </w:tblGrid>
      <w:tr w:rsidR="000F56C0" w14:paraId="0C37D1C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9B6A89" w14:textId="77777777" w:rsidR="000F56C0" w:rsidRDefault="000F56C0" w:rsidP="00C60298">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2DEBD" w14:textId="77777777" w:rsidR="000F56C0" w:rsidRDefault="000F56C0" w:rsidP="00C60298">
            <w:pPr>
              <w:pStyle w:val="NormalWeb"/>
            </w:pPr>
            <w:r>
              <w:t>Standard Message Identifier</w:t>
            </w:r>
          </w:p>
        </w:tc>
      </w:tr>
      <w:tr w:rsidR="000F56C0" w14:paraId="0E3D36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768B77" w14:textId="77777777" w:rsidR="000F56C0" w:rsidRDefault="000F56C0" w:rsidP="00C60298">
            <w:pPr>
              <w:pStyle w:val="NormalWeb"/>
            </w:pPr>
            <w:r>
              <w:t>.V/1LPIT////123ABC456Z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13077" w14:textId="77777777" w:rsidR="000F56C0" w:rsidRDefault="000F56C0" w:rsidP="00C60298">
            <w:pPr>
              <w:pStyle w:val="NormalWeb"/>
            </w:pPr>
            <w:r>
              <w:t>Local bag in PIT with Encryption</w:t>
            </w:r>
          </w:p>
        </w:tc>
      </w:tr>
      <w:tr w:rsidR="000F56C0" w14:paraId="45FF153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503F82" w14:textId="77777777" w:rsidR="000F56C0" w:rsidRDefault="000F56C0" w:rsidP="00C60298">
            <w:pPr>
              <w:pStyle w:val="NormalWeb"/>
            </w:pPr>
            <w:r>
              <w:t>.F/US14/01MAY/MUC/J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13870" w14:textId="77777777" w:rsidR="000F56C0" w:rsidRDefault="000F56C0" w:rsidP="00C60298">
            <w:pPr>
              <w:pStyle w:val="NormalWeb"/>
            </w:pPr>
            <w:r>
              <w:t>Outbound to FRA on US14</w:t>
            </w:r>
          </w:p>
        </w:tc>
      </w:tr>
      <w:tr w:rsidR="000F56C0" w14:paraId="4F4620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DD30AC" w14:textId="77777777" w:rsidR="000F56C0" w:rsidRDefault="000F56C0" w:rsidP="00C60298">
            <w:pPr>
              <w:pStyle w:val="NormalWeb"/>
            </w:pPr>
            <w:r>
              <w:t>.U/AVE0321US/0012/T/J/MUC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A12CF1" w14:textId="77777777" w:rsidR="000F56C0" w:rsidRDefault="000F56C0" w:rsidP="00C60298">
            <w:pPr>
              <w:pStyle w:val="NormalWeb"/>
            </w:pPr>
            <w:r>
              <w:t>Loading information</w:t>
            </w:r>
          </w:p>
        </w:tc>
      </w:tr>
      <w:tr w:rsidR="000F56C0" w14:paraId="1245666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6A746" w14:textId="77777777" w:rsidR="000F56C0" w:rsidRDefault="000F56C0" w:rsidP="00C60298">
            <w:pPr>
              <w:pStyle w:val="NormalWeb"/>
            </w:pPr>
            <w:r>
              <w:t>.N/0037336127001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C12AE" w14:textId="77777777" w:rsidR="000F56C0" w:rsidRDefault="000F56C0" w:rsidP="00C60298">
            <w:pPr>
              <w:pStyle w:val="NormalWeb"/>
            </w:pPr>
            <w:r>
              <w:t>Bag tag number; number of tags</w:t>
            </w:r>
          </w:p>
        </w:tc>
      </w:tr>
      <w:tr w:rsidR="000F56C0" w14:paraId="561429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76DC1C" w14:textId="77777777" w:rsidR="000F56C0" w:rsidRDefault="000F56C0" w:rsidP="00C60298">
            <w:pPr>
              <w:pStyle w:val="NormalWeb"/>
            </w:pPr>
            <w:r>
              <w:t>.Q/026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6CB5A" w14:textId="77777777" w:rsidR="000F56C0" w:rsidRDefault="000F56C0" w:rsidP="00C60298">
            <w:pPr>
              <w:pStyle w:val="NormalWeb"/>
            </w:pPr>
            <w:r>
              <w:t>Loading sequence for this bag</w:t>
            </w:r>
          </w:p>
        </w:tc>
      </w:tr>
      <w:tr w:rsidR="000F56C0" w14:paraId="5F18963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95F764" w14:textId="77777777" w:rsidR="000F56C0" w:rsidRDefault="000F56C0" w:rsidP="00C60298">
            <w:pPr>
              <w:pStyle w:val="NormalWeb"/>
            </w:pPr>
            <w:r>
              <w:t>.H/T1/CENTRAL/E20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40B2D0" w14:textId="77777777" w:rsidR="000F56C0" w:rsidRDefault="000F56C0" w:rsidP="00C60298">
            <w:pPr>
              <w:pStyle w:val="NormalWeb"/>
            </w:pPr>
            <w:r>
              <w:t>Handling Terminal; Handling Bay/Pier; Handling Gate/Stand/Claim</w:t>
            </w:r>
          </w:p>
        </w:tc>
      </w:tr>
      <w:tr w:rsidR="000F56C0" w14:paraId="0C6CDC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7FF8B" w14:textId="77777777" w:rsidR="000F56C0" w:rsidRDefault="000F56C0" w:rsidP="00C60298">
            <w:pPr>
              <w:pStyle w:val="NormalWeb"/>
            </w:pPr>
            <w:r>
              <w:t>.P/1BROWNE/L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23547B" w14:textId="77777777" w:rsidR="000F56C0" w:rsidRDefault="000F56C0" w:rsidP="00C60298">
            <w:pPr>
              <w:pStyle w:val="NormalWeb"/>
            </w:pPr>
            <w:r>
              <w:t>Passenger's name</w:t>
            </w:r>
          </w:p>
        </w:tc>
      </w:tr>
      <w:tr w:rsidR="000F56C0" w14:paraId="2D06A5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346CE" w14:textId="77777777" w:rsidR="000F56C0" w:rsidRDefault="000F56C0" w:rsidP="00C60298">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D02ACB" w14:textId="77777777" w:rsidR="000F56C0" w:rsidRDefault="000F56C0" w:rsidP="00C60298">
            <w:pPr>
              <w:pStyle w:val="NormalWeb"/>
            </w:pPr>
            <w:r>
              <w:t>End of Message Identifier</w:t>
            </w:r>
          </w:p>
        </w:tc>
      </w:tr>
    </w:tbl>
    <w:p w14:paraId="730463B1" w14:textId="77777777" w:rsidR="000F56C0" w:rsidRDefault="000F56C0" w:rsidP="00C60298">
      <w:pPr>
        <w:pStyle w:val="NormalWeb"/>
      </w:pPr>
      <w:r>
        <w:t>Semantics:</w:t>
      </w:r>
    </w:p>
    <w:p w14:paraId="0A716023" w14:textId="77777777" w:rsidR="000F56C0" w:rsidRDefault="000F56C0" w:rsidP="00C60298">
      <w:pPr>
        <w:pStyle w:val="NormalWeb"/>
      </w:pPr>
      <w:r>
        <w:t>Analysis:</w:t>
      </w:r>
    </w:p>
    <w:p w14:paraId="3A81C24E" w14:textId="77777777" w:rsidR="000F56C0" w:rsidRDefault="000F56C0" w:rsidP="00C60298">
      <w:pPr>
        <w:pStyle w:val="NormalWeb"/>
      </w:pPr>
      <w:r>
        <w:t xml:space="preserve">Result: </w:t>
      </w:r>
      <w:hyperlink r:id="rId61" w:history="1">
        <w:r>
          <w:rPr>
            <w:rStyle w:val="Hyperlink"/>
          </w:rPr>
          <w:t>6.9.3 Standard Offload</w:t>
        </w:r>
      </w:hyperlink>
    </w:p>
    <w:p w14:paraId="1F080EE4" w14:textId="77777777" w:rsidR="000F56C0" w:rsidRDefault="000F56C0" w:rsidP="00C60298">
      <w:pPr>
        <w:pStyle w:val="Heading4"/>
        <w:rPr>
          <w:rFonts w:eastAsia="Times New Roman"/>
        </w:rPr>
      </w:pPr>
      <w:r>
        <w:rPr>
          <w:rStyle w:val="Strong"/>
          <w:rFonts w:eastAsia="Times New Roman"/>
          <w:b w:val="0"/>
          <w:bCs w:val="0"/>
        </w:rPr>
        <w:t>6.9.7</w:t>
      </w:r>
      <w:r>
        <w:rPr>
          <w:rStyle w:val="Strong"/>
          <w:rFonts w:eastAsia="Times New Roman"/>
          <w:b w:val="0"/>
          <w:bCs w:val="0"/>
        </w:rPr>
        <w:t> </w:t>
      </w:r>
      <w:r>
        <w:rPr>
          <w:rStyle w:val="Strong"/>
          <w:rFonts w:eastAsia="Times New Roman"/>
          <w:b w:val="0"/>
          <w:bCs w:val="0"/>
        </w:rPr>
        <w:t>Example with UID - Pending CR ULD loading position</w:t>
      </w:r>
    </w:p>
    <w:p w14:paraId="13301187" w14:textId="77777777" w:rsidR="000F56C0" w:rsidRDefault="000F56C0" w:rsidP="00C60298">
      <w:pPr>
        <w:pStyle w:val="NormalWeb"/>
      </w:pPr>
      <w:r>
        <w:rPr>
          <w:rStyle w:val="Strong"/>
        </w:rPr>
        <w:t>Use case: instruction to offload a bag</w:t>
      </w:r>
    </w:p>
    <w:p w14:paraId="361D3392" w14:textId="77777777" w:rsidR="000F56C0" w:rsidRDefault="000F56C0" w:rsidP="00C60298">
      <w:pPr>
        <w:pStyle w:val="NormalWeb"/>
      </w:pPr>
      <w:r>
        <w:t>Bag is indicated at ULD loading position, not supported by BIX</w:t>
      </w:r>
    </w:p>
    <w:p w14:paraId="1950457A" w14:textId="77777777" w:rsidR="000F56C0" w:rsidRDefault="000F56C0" w:rsidP="00C60298">
      <w:pPr>
        <w:pStyle w:val="NormalWeb"/>
      </w:pPr>
      <w:r>
        <w:t>Redaction: ULD load position 0012 temporarily set to Hold Compartment 12 to match xml validation (in XML only)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838"/>
        <w:gridCol w:w="3172"/>
      </w:tblGrid>
      <w:tr w:rsidR="000F56C0" w14:paraId="7EF856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862034" w14:textId="77777777" w:rsidR="000F56C0" w:rsidRDefault="000F56C0" w:rsidP="00C60298">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E3E4A" w14:textId="77777777" w:rsidR="000F56C0" w:rsidRDefault="000F56C0" w:rsidP="00C60298">
            <w:pPr>
              <w:pStyle w:val="NormalWeb"/>
            </w:pPr>
            <w:r>
              <w:t>Standard Message Identifier</w:t>
            </w:r>
          </w:p>
        </w:tc>
      </w:tr>
      <w:tr w:rsidR="000F56C0" w14:paraId="73FC2E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24001B" w14:textId="77777777" w:rsidR="000F56C0" w:rsidRDefault="000F56C0" w:rsidP="00C60298">
            <w:pPr>
              <w:pStyle w:val="NormalWeb"/>
            </w:pPr>
            <w:r>
              <w:t>.V/1LPIT////123ABC456Z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24B9E4" w14:textId="77777777" w:rsidR="000F56C0" w:rsidRDefault="000F56C0" w:rsidP="00C60298">
            <w:pPr>
              <w:pStyle w:val="NormalWeb"/>
            </w:pPr>
            <w:r>
              <w:t>Local bag in PIT with Encryption</w:t>
            </w:r>
          </w:p>
        </w:tc>
      </w:tr>
      <w:tr w:rsidR="000F56C0" w14:paraId="47B1259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90DA10" w14:textId="77777777" w:rsidR="000F56C0" w:rsidRDefault="000F56C0" w:rsidP="00C60298">
            <w:pPr>
              <w:pStyle w:val="NormalWeb"/>
            </w:pPr>
            <w:r>
              <w:t>.F/US14/01MAY/MUC/J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0A7180" w14:textId="77777777" w:rsidR="000F56C0" w:rsidRDefault="000F56C0" w:rsidP="00C60298">
            <w:pPr>
              <w:pStyle w:val="NormalWeb"/>
            </w:pPr>
            <w:r>
              <w:t>Outbound to FRA on US14</w:t>
            </w:r>
          </w:p>
        </w:tc>
      </w:tr>
      <w:tr w:rsidR="000F56C0" w14:paraId="0BB39A7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C4036" w14:textId="77777777" w:rsidR="000F56C0" w:rsidRDefault="000F56C0" w:rsidP="00C60298">
            <w:pPr>
              <w:pStyle w:val="NormalWeb"/>
            </w:pPr>
            <w:r>
              <w:t>.U/AVE0321US/0012/T/J/MUC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384B74" w14:textId="77777777" w:rsidR="000F56C0" w:rsidRDefault="000F56C0" w:rsidP="00C60298">
            <w:pPr>
              <w:pStyle w:val="NormalWeb"/>
            </w:pPr>
            <w:r>
              <w:t>Loading information</w:t>
            </w:r>
          </w:p>
        </w:tc>
      </w:tr>
      <w:tr w:rsidR="000F56C0" w14:paraId="411DB98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390A9E" w14:textId="77777777" w:rsidR="000F56C0" w:rsidRDefault="000F56C0" w:rsidP="00C60298">
            <w:pPr>
              <w:pStyle w:val="NormalWeb"/>
            </w:pPr>
            <w:r>
              <w:t>.N/0037336127001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5904E6" w14:textId="77777777" w:rsidR="000F56C0" w:rsidRDefault="000F56C0" w:rsidP="00C60298">
            <w:pPr>
              <w:pStyle w:val="NormalWeb"/>
            </w:pPr>
            <w:r>
              <w:t>Bag tag number; number of tags</w:t>
            </w:r>
          </w:p>
        </w:tc>
      </w:tr>
      <w:tr w:rsidR="000F56C0" w14:paraId="431E7E8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6459CC" w14:textId="77777777" w:rsidR="000F56C0" w:rsidRDefault="000F56C0" w:rsidP="00C60298">
            <w:pPr>
              <w:pStyle w:val="NormalWeb"/>
            </w:pPr>
            <w:r>
              <w:t>.M/0037336127/414F7E29507B4F2E9904F6583677C6FD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D5BF74" w14:textId="77777777" w:rsidR="000F56C0" w:rsidRDefault="000F56C0" w:rsidP="00C60298">
            <w:pPr>
              <w:pStyle w:val="NormalWeb"/>
            </w:pPr>
            <w:r>
              <w:t>Bag tag number; Issue date; Unique Identifier</w:t>
            </w:r>
          </w:p>
        </w:tc>
      </w:tr>
      <w:tr w:rsidR="000F56C0" w14:paraId="4AC7C6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E92CDC" w14:textId="77777777" w:rsidR="000F56C0" w:rsidRDefault="000F56C0" w:rsidP="00C60298">
            <w:pPr>
              <w:pStyle w:val="NormalWeb"/>
            </w:pPr>
            <w:r>
              <w:t>.Q/026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A944B" w14:textId="77777777" w:rsidR="000F56C0" w:rsidRDefault="000F56C0" w:rsidP="00C60298">
            <w:pPr>
              <w:pStyle w:val="NormalWeb"/>
            </w:pPr>
            <w:r>
              <w:t>Loading information</w:t>
            </w:r>
          </w:p>
        </w:tc>
      </w:tr>
      <w:tr w:rsidR="000F56C0" w14:paraId="094A7B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1ECFD7" w14:textId="77777777" w:rsidR="000F56C0" w:rsidRDefault="000F56C0" w:rsidP="00C60298">
            <w:pPr>
              <w:pStyle w:val="NormalWeb"/>
            </w:pPr>
            <w:r>
              <w:t>.N/0037336127001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184CE3" w14:textId="77777777" w:rsidR="000F56C0" w:rsidRDefault="000F56C0" w:rsidP="00C60298">
            <w:pPr>
              <w:pStyle w:val="NormalWeb"/>
            </w:pPr>
            <w:r>
              <w:t>Loading sequence for this bag</w:t>
            </w:r>
          </w:p>
        </w:tc>
      </w:tr>
      <w:tr w:rsidR="000F56C0" w14:paraId="7307739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2112B" w14:textId="77777777" w:rsidR="000F56C0" w:rsidRDefault="000F56C0" w:rsidP="00C60298">
            <w:pPr>
              <w:pStyle w:val="NormalWeb"/>
            </w:pPr>
            <w:r>
              <w:t>.H/T1/CENTRAL/E20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943B6" w14:textId="77777777" w:rsidR="000F56C0" w:rsidRDefault="000F56C0" w:rsidP="00C60298">
            <w:pPr>
              <w:pStyle w:val="NormalWeb"/>
            </w:pPr>
            <w:r>
              <w:t>Handling Terminal; Handling Bay/Pier; Handling</w:t>
            </w:r>
          </w:p>
        </w:tc>
      </w:tr>
      <w:tr w:rsidR="000F56C0" w14:paraId="5DC9BD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A0C7E" w14:textId="77777777" w:rsidR="000F56C0" w:rsidRDefault="000F56C0" w:rsidP="00C60298">
            <w:pPr>
              <w:pStyle w:val="NormalWeb"/>
            </w:pPr>
            <w:r>
              <w:t>.P/1BROWNE/L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E373B" w14:textId="77777777" w:rsidR="000F56C0" w:rsidRDefault="000F56C0" w:rsidP="00C60298">
            <w:pPr>
              <w:pStyle w:val="NormalWeb"/>
            </w:pPr>
            <w:r>
              <w:t>Passenger's name</w:t>
            </w:r>
          </w:p>
        </w:tc>
      </w:tr>
      <w:tr w:rsidR="000F56C0" w14:paraId="68C516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6C6DE0" w14:textId="77777777" w:rsidR="000F56C0" w:rsidRDefault="000F56C0" w:rsidP="00C60298">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FF921" w14:textId="77777777" w:rsidR="000F56C0" w:rsidRDefault="000F56C0" w:rsidP="00C60298">
            <w:pPr>
              <w:pStyle w:val="NormalWeb"/>
            </w:pPr>
            <w:r>
              <w:t>End of Message Identifier</w:t>
            </w:r>
          </w:p>
        </w:tc>
      </w:tr>
    </w:tbl>
    <w:p w14:paraId="6C083F3D" w14:textId="77777777" w:rsidR="000F56C0" w:rsidRDefault="000F56C0" w:rsidP="00C60298">
      <w:pPr>
        <w:pStyle w:val="NormalWeb"/>
      </w:pPr>
      <w:r>
        <w:t>Semantics: see use case</w:t>
      </w:r>
    </w:p>
    <w:p w14:paraId="136EEAAB" w14:textId="77777777" w:rsidR="000F56C0" w:rsidRDefault="000F56C0" w:rsidP="00C60298">
      <w:pPr>
        <w:pStyle w:val="NormalWeb"/>
      </w:pPr>
      <w:r>
        <w:t>Analysis: no special comments</w:t>
      </w:r>
    </w:p>
    <w:p w14:paraId="212D5DFE" w14:textId="77777777" w:rsidR="000F56C0" w:rsidRDefault="000F56C0" w:rsidP="00C60298">
      <w:pPr>
        <w:pStyle w:val="NormalWeb"/>
      </w:pPr>
      <w:r>
        <w:t>Result:</w:t>
      </w:r>
      <w:hyperlink r:id="rId62" w:history="1">
        <w:r>
          <w:rPr>
            <w:rStyle w:val="Hyperlink"/>
          </w:rPr>
          <w:t xml:space="preserve"> 6.9.7 Example with UID</w:t>
        </w:r>
      </w:hyperlink>
    </w:p>
    <w:p w14:paraId="647B91C4" w14:textId="77777777" w:rsidR="000F56C0" w:rsidRDefault="000F56C0" w:rsidP="00C60298">
      <w:pPr>
        <w:pStyle w:val="Heading2"/>
        <w:rPr>
          <w:rFonts w:eastAsia="Times New Roman"/>
        </w:rPr>
      </w:pPr>
      <w:r>
        <w:rPr>
          <w:rFonts w:eastAsia="Times New Roman"/>
        </w:rPr>
        <w:t>Dropped as example</w:t>
      </w:r>
    </w:p>
    <w:p w14:paraId="73940AC1" w14:textId="77777777" w:rsidR="000F56C0" w:rsidRDefault="000F56C0" w:rsidP="00C60298">
      <w:pPr>
        <w:pStyle w:val="Heading4"/>
        <w:rPr>
          <w:rFonts w:eastAsia="Times New Roman"/>
        </w:rPr>
      </w:pPr>
      <w:r>
        <w:rPr>
          <w:rStyle w:val="Strong"/>
          <w:rFonts w:eastAsia="Times New Roman"/>
          <w:b w:val="0"/>
          <w:bCs w:val="0"/>
          <w:color w:val="000000"/>
        </w:rPr>
        <w:t>6.9.2</w:t>
      </w:r>
      <w:r>
        <w:rPr>
          <w:rStyle w:val="Strong"/>
          <w:rFonts w:eastAsia="Times New Roman"/>
          <w:b w:val="0"/>
          <w:bCs w:val="0"/>
          <w:color w:val="000000"/>
        </w:rPr>
        <w:t> </w:t>
      </w:r>
      <w:r>
        <w:rPr>
          <w:rStyle w:val="Strong"/>
          <w:rFonts w:eastAsia="Times New Roman"/>
          <w:b w:val="0"/>
          <w:bCs w:val="0"/>
          <w:color w:val="000000"/>
        </w:rPr>
        <w:t>Standard Offload (2 different containers and 2 different bags) - reduces to 6.9.1, skipped as dupe</w:t>
      </w:r>
    </w:p>
    <w:p w14:paraId="116D864D" w14:textId="77777777" w:rsidR="000F56C0" w:rsidRDefault="000F56C0" w:rsidP="00C60298">
      <w:pPr>
        <w:pStyle w:val="NormalWeb"/>
      </w:pPr>
      <w:r>
        <w:rPr>
          <w:color w:val="000000"/>
        </w:rPr>
        <w:t>Mapping to BIX (single bag) arrives at example 6.9.1</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35"/>
        <w:gridCol w:w="5475"/>
      </w:tblGrid>
      <w:tr w:rsidR="000F56C0" w14:paraId="7C5DC5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C5F8F0" w14:textId="77777777" w:rsidR="000F56C0" w:rsidRDefault="000F56C0" w:rsidP="00C60298">
            <w:pPr>
              <w:pStyle w:val="NormalWeb"/>
            </w:pPr>
            <w:r>
              <w:rPr>
                <w:color w:val="000000"/>
              </w:rPr>
              <w:t>BUM&lt;≡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EBD52C" w14:textId="77777777" w:rsidR="000F56C0" w:rsidRDefault="000F56C0" w:rsidP="00C60298">
            <w:pPr>
              <w:pStyle w:val="NormalWeb"/>
            </w:pPr>
            <w:r>
              <w:rPr>
                <w:color w:val="000000"/>
              </w:rPr>
              <w:t>Standard Message Identifier</w:t>
            </w:r>
          </w:p>
        </w:tc>
      </w:tr>
      <w:tr w:rsidR="000F56C0" w14:paraId="6D906D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6E1158" w14:textId="77777777" w:rsidR="000F56C0" w:rsidRDefault="000F56C0" w:rsidP="00C60298">
            <w:pPr>
              <w:pStyle w:val="NormalWeb"/>
            </w:pPr>
            <w:r>
              <w:rPr>
                <w:color w:val="000000"/>
              </w:rPr>
              <w:t>.V/1LPIT////123ABC456Z&lt;≡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9C3B00" w14:textId="77777777" w:rsidR="000F56C0" w:rsidRDefault="000F56C0" w:rsidP="00C60298">
            <w:pPr>
              <w:pStyle w:val="NormalWeb"/>
            </w:pPr>
            <w:r>
              <w:rPr>
                <w:color w:val="000000"/>
              </w:rPr>
              <w:t>Local bag in PIT with Encryption</w:t>
            </w:r>
          </w:p>
        </w:tc>
      </w:tr>
      <w:tr w:rsidR="000F56C0" w14:paraId="0009270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CA926D" w14:textId="77777777" w:rsidR="000F56C0" w:rsidRDefault="000F56C0" w:rsidP="00C60298">
            <w:pPr>
              <w:pStyle w:val="NormalWeb"/>
            </w:pPr>
            <w:r>
              <w:rPr>
                <w:color w:val="000000"/>
              </w:rPr>
              <w:t>.F/US816/01MAY/FRA/Y&lt;≡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6050D0" w14:textId="77777777" w:rsidR="000F56C0" w:rsidRDefault="000F56C0" w:rsidP="00C60298">
            <w:pPr>
              <w:pStyle w:val="NormalWeb"/>
            </w:pPr>
            <w:r>
              <w:rPr>
                <w:color w:val="000000"/>
              </w:rPr>
              <w:t>Outbound to FRA on US816</w:t>
            </w:r>
          </w:p>
        </w:tc>
      </w:tr>
      <w:tr w:rsidR="000F56C0" w14:paraId="4A929F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2A63D8" w14:textId="77777777" w:rsidR="000F56C0" w:rsidRDefault="000F56C0" w:rsidP="00C60298">
            <w:pPr>
              <w:pStyle w:val="NormalWeb"/>
            </w:pPr>
            <w:r>
              <w:rPr>
                <w:color w:val="000000"/>
              </w:rPr>
              <w:t>.U/AVE0321US/0012/T/Y/FRA&lt;≡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4559CB" w14:textId="77777777" w:rsidR="000F56C0" w:rsidRDefault="000F56C0" w:rsidP="00C60298">
            <w:pPr>
              <w:pStyle w:val="NormalWeb"/>
            </w:pPr>
            <w:r>
              <w:rPr>
                <w:color w:val="000000"/>
              </w:rPr>
              <w:t>Loading information</w:t>
            </w:r>
          </w:p>
        </w:tc>
      </w:tr>
      <w:tr w:rsidR="000F56C0" w14:paraId="2C4F5EC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0A751C" w14:textId="77777777" w:rsidR="000F56C0" w:rsidRDefault="000F56C0" w:rsidP="00C60298">
            <w:pPr>
              <w:pStyle w:val="NormalWeb"/>
            </w:pPr>
            <w:r>
              <w:rPr>
                <w:color w:val="000000"/>
              </w:rPr>
              <w:t>.N/0037336127001&lt;≡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B9EFF" w14:textId="77777777" w:rsidR="000F56C0" w:rsidRDefault="000F56C0" w:rsidP="00C60298">
            <w:pPr>
              <w:pStyle w:val="NormalWeb"/>
            </w:pPr>
            <w:r>
              <w:rPr>
                <w:color w:val="000000"/>
              </w:rPr>
              <w:t>Bag tag number; number of consecutive tags</w:t>
            </w:r>
          </w:p>
        </w:tc>
      </w:tr>
      <w:tr w:rsidR="000F56C0" w14:paraId="14A4DBF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4A0DB" w14:textId="77777777" w:rsidR="000F56C0" w:rsidRDefault="000F56C0" w:rsidP="00C60298">
            <w:pPr>
              <w:pStyle w:val="NormalWeb"/>
            </w:pPr>
            <w:r>
              <w:rPr>
                <w:color w:val="000000"/>
              </w:rPr>
              <w:t>.Q/026&lt;≡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CBEF36" w14:textId="77777777" w:rsidR="000F56C0" w:rsidRDefault="000F56C0" w:rsidP="00C60298">
            <w:pPr>
              <w:pStyle w:val="NormalWeb"/>
            </w:pPr>
            <w:r>
              <w:rPr>
                <w:color w:val="000000"/>
              </w:rPr>
              <w:t>Loading sequence for this bag</w:t>
            </w:r>
          </w:p>
        </w:tc>
      </w:tr>
      <w:tr w:rsidR="000F56C0" w14:paraId="593043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9825A5" w14:textId="77777777" w:rsidR="000F56C0" w:rsidRDefault="000F56C0" w:rsidP="00C60298">
            <w:pPr>
              <w:pStyle w:val="NormalWeb"/>
            </w:pPr>
            <w:r>
              <w:rPr>
                <w:color w:val="000000"/>
              </w:rPr>
              <w:t>.H/T1/CENTRAL/E20&lt;≡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E8EF47" w14:textId="77777777" w:rsidR="000F56C0" w:rsidRDefault="000F56C0" w:rsidP="00C60298">
            <w:pPr>
              <w:pStyle w:val="NormalWeb"/>
            </w:pPr>
            <w:r>
              <w:rPr>
                <w:color w:val="000000"/>
              </w:rPr>
              <w:t>Handling Terminal; Handling Bay/Pier; Handling Gate/Stand/Claim</w:t>
            </w:r>
          </w:p>
        </w:tc>
      </w:tr>
      <w:tr w:rsidR="000F56C0" w14:paraId="1C2C3B1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983F49" w14:textId="77777777" w:rsidR="000F56C0" w:rsidRDefault="000F56C0" w:rsidP="00C60298">
            <w:pPr>
              <w:pStyle w:val="NormalWeb"/>
            </w:pPr>
            <w:r>
              <w:rPr>
                <w:color w:val="000000"/>
              </w:rPr>
              <w:t>.P/WILSON/SARA&lt;≡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C0A951" w14:textId="77777777" w:rsidR="000F56C0" w:rsidRDefault="000F56C0" w:rsidP="00C60298">
            <w:pPr>
              <w:pStyle w:val="NormalWeb"/>
            </w:pPr>
            <w:r>
              <w:rPr>
                <w:color w:val="000000"/>
              </w:rPr>
              <w:t>Number in party, Passengers name</w:t>
            </w:r>
          </w:p>
        </w:tc>
      </w:tr>
      <w:tr w:rsidR="000F56C0" w14:paraId="00F46CE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E34003" w14:textId="77777777" w:rsidR="000F56C0" w:rsidRDefault="000F56C0" w:rsidP="00C60298">
            <w:pPr>
              <w:pStyle w:val="NormalWeb"/>
            </w:pPr>
            <w:r>
              <w:rPr>
                <w:color w:val="000000"/>
              </w:rPr>
              <w:t>ENDBUM&lt;≡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B9373" w14:textId="77777777" w:rsidR="000F56C0" w:rsidRDefault="000F56C0" w:rsidP="00C60298">
            <w:pPr>
              <w:pStyle w:val="NormalWeb"/>
            </w:pPr>
            <w:r>
              <w:rPr>
                <w:color w:val="000000"/>
              </w:rPr>
              <w:t>End of Message Identifier</w:t>
            </w:r>
          </w:p>
        </w:tc>
      </w:tr>
    </w:tbl>
    <w:p w14:paraId="3C01E63B" w14:textId="77777777" w:rsidR="000F56C0" w:rsidRDefault="000F56C0" w:rsidP="00C60298">
      <w:pPr>
        <w:pStyle w:val="Heading4"/>
        <w:rPr>
          <w:rFonts w:eastAsia="Times New Roman"/>
        </w:rPr>
      </w:pPr>
      <w:r>
        <w:rPr>
          <w:rStyle w:val="Strong"/>
          <w:rFonts w:eastAsia="Times New Roman"/>
          <w:b w:val="0"/>
          <w:bCs w:val="0"/>
          <w:color w:val="000000"/>
        </w:rPr>
        <w:t>6.9.4</w:t>
      </w:r>
      <w:r>
        <w:rPr>
          <w:rStyle w:val="Strong"/>
          <w:rFonts w:eastAsia="Times New Roman"/>
          <w:b w:val="0"/>
          <w:bCs w:val="0"/>
          <w:color w:val="000000"/>
        </w:rPr>
        <w:t> </w:t>
      </w:r>
      <w:r>
        <w:rPr>
          <w:rStyle w:val="Strong"/>
          <w:rFonts w:eastAsia="Times New Roman"/>
          <w:b w:val="0"/>
          <w:bCs w:val="0"/>
          <w:color w:val="000000"/>
        </w:rPr>
        <w:t>Example of Multiple Use of Elements - skipped as duplicate</w:t>
      </w:r>
    </w:p>
    <w:p w14:paraId="2FEA2DE4" w14:textId="77777777" w:rsidR="000F56C0" w:rsidRDefault="000F56C0" w:rsidP="00C60298">
      <w:pPr>
        <w:pStyle w:val="NormalWeb"/>
      </w:pPr>
      <w:r>
        <w:rPr>
          <w:rStyle w:val="Strong"/>
          <w:color w:val="000000"/>
        </w:rPr>
        <w:t xml:space="preserve">Reduces to 6.9.1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108"/>
        <w:gridCol w:w="266"/>
        <w:gridCol w:w="265"/>
        <w:gridCol w:w="265"/>
        <w:gridCol w:w="3247"/>
      </w:tblGrid>
      <w:tr w:rsidR="000F56C0" w14:paraId="20CDC23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EF5B92" w14:textId="77777777" w:rsidR="000F56C0" w:rsidRDefault="000F56C0" w:rsidP="00C60298">
            <w:pPr>
              <w:pStyle w:val="NormalWeb"/>
            </w:pPr>
            <w:r>
              <w:rPr>
                <w:color w:val="000000"/>
              </w:rPr>
              <w:t>BUM&lt;≡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98BE6B" w14:textId="77777777" w:rsidR="000F56C0" w:rsidRDefault="000F56C0" w:rsidP="00C60298">
            <w:pPr>
              <w:pStyle w:val="NormalWeb"/>
            </w:pPr>
            <w:r>
              <w:rPr>
                <w:color w:val="000000"/>
              </w:rPr>
              <w:t>Standard Message Identifier</w:t>
            </w:r>
          </w:p>
        </w:tc>
      </w:tr>
      <w:tr w:rsidR="000F56C0" w14:paraId="0EC9EEF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FE244" w14:textId="77777777" w:rsidR="000F56C0" w:rsidRDefault="000F56C0" w:rsidP="00C60298">
            <w:pPr>
              <w:pStyle w:val="NormalWeb"/>
            </w:pPr>
            <w:r>
              <w:rPr>
                <w:color w:val="000000"/>
              </w:rPr>
              <w:t>.V/1LBBK////123ABC456Z&lt;≡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805F8" w14:textId="77777777" w:rsidR="000F56C0" w:rsidRDefault="000F56C0" w:rsidP="00C60298">
            <w:pPr>
              <w:pStyle w:val="NormalWeb"/>
            </w:pPr>
            <w:r>
              <w:rPr>
                <w:color w:val="000000"/>
              </w:rPr>
              <w:t>Local bags in BKK with data encryption</w:t>
            </w:r>
          </w:p>
        </w:tc>
      </w:tr>
      <w:tr w:rsidR="000F56C0" w14:paraId="7BE6D2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0199E" w14:textId="77777777" w:rsidR="000F56C0" w:rsidRDefault="000F56C0" w:rsidP="00C60298">
            <w:pPr>
              <w:pStyle w:val="NormalWeb"/>
            </w:pPr>
            <w:r>
              <w:rPr>
                <w:color w:val="000000"/>
              </w:rPr>
              <w:t>.F/QF006/01MAY/SYD/J&lt;≡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3B795" w14:textId="77777777" w:rsidR="000F56C0" w:rsidRDefault="000F56C0" w:rsidP="00C60298">
            <w:pPr>
              <w:pStyle w:val="NormalWeb"/>
            </w:pPr>
            <w:r>
              <w:rPr>
                <w:color w:val="000000"/>
              </w:rPr>
              <w:t>A. Outbound to SYD on QF006</w:t>
            </w:r>
          </w:p>
        </w:tc>
      </w:tr>
      <w:tr w:rsidR="000F56C0" w14:paraId="478684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2B3BEF" w14:textId="77777777" w:rsidR="000F56C0" w:rsidRDefault="000F56C0" w:rsidP="00C60298">
            <w:pPr>
              <w:pStyle w:val="NormalWeb"/>
            </w:pPr>
            <w:r>
              <w:rPr>
                <w:color w:val="000000"/>
              </w:rPr>
              <w:t>.U/AVE4591QF//M/J/SYD&lt;≡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72ABF"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FC2F1" w14:textId="77777777" w:rsidR="000F56C0" w:rsidRDefault="000F56C0" w:rsidP="00C60298">
            <w:pPr>
              <w:pStyle w:val="NormalWeb"/>
            </w:pPr>
            <w:r>
              <w:rPr>
                <w:color w:val="000000"/>
              </w:rPr>
              <w:t>1. Loading information</w:t>
            </w:r>
          </w:p>
        </w:tc>
      </w:tr>
      <w:tr w:rsidR="000F56C0" w14:paraId="222798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2FA3B" w14:textId="77777777" w:rsidR="000F56C0" w:rsidRDefault="000F56C0" w:rsidP="00C60298">
            <w:pPr>
              <w:pStyle w:val="NormalWeb"/>
            </w:pPr>
            <w:r>
              <w:rPr>
                <w:color w:val="000000"/>
              </w:rPr>
              <w:t>.N/012020161001&lt;≡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96587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CD8FF3"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81D43" w14:textId="77777777" w:rsidR="000F56C0" w:rsidRDefault="000F56C0" w:rsidP="00C60298">
            <w:pPr>
              <w:pStyle w:val="NormalWeb"/>
            </w:pPr>
            <w:r>
              <w:rPr>
                <w:color w:val="000000"/>
              </w:rPr>
              <w:t>a. Tag number to unload</w:t>
            </w:r>
          </w:p>
        </w:tc>
      </w:tr>
      <w:tr w:rsidR="000F56C0" w14:paraId="2C352D4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064539" w14:textId="77777777" w:rsidR="000F56C0" w:rsidRDefault="000F56C0" w:rsidP="00C60298">
            <w:pPr>
              <w:pStyle w:val="NormalWeb"/>
            </w:pPr>
            <w:r>
              <w:rPr>
                <w:color w:val="000000"/>
              </w:rPr>
              <w:t>.Q/136&lt;≡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A891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A8BC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1294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38AC42" w14:textId="77777777" w:rsidR="000F56C0" w:rsidRDefault="000F56C0" w:rsidP="00C60298">
            <w:pPr>
              <w:pStyle w:val="NormalWeb"/>
            </w:pPr>
            <w:r>
              <w:rPr>
                <w:color w:val="000000"/>
              </w:rPr>
              <w:t>1. Load sequence for bag</w:t>
            </w:r>
          </w:p>
        </w:tc>
      </w:tr>
      <w:tr w:rsidR="000F56C0" w14:paraId="070B23D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7CE33" w14:textId="77777777" w:rsidR="000F56C0" w:rsidRDefault="000F56C0" w:rsidP="00C60298">
            <w:pPr>
              <w:pStyle w:val="NormalWeb"/>
            </w:pPr>
            <w:r>
              <w:rPr>
                <w:color w:val="000000"/>
              </w:rPr>
              <w:t>.P/SAMPRAS/P&lt;≡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E2B3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D52D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F1AB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0521F" w14:textId="77777777" w:rsidR="000F56C0" w:rsidRDefault="000F56C0" w:rsidP="00C60298">
            <w:pPr>
              <w:pStyle w:val="NormalWeb"/>
            </w:pPr>
            <w:r>
              <w:rPr>
                <w:color w:val="000000"/>
              </w:rPr>
              <w:t>2. Passenger's name</w:t>
            </w:r>
          </w:p>
        </w:tc>
      </w:tr>
      <w:tr w:rsidR="000F56C0" w14:paraId="5BC844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B9C64" w14:textId="77777777" w:rsidR="000F56C0" w:rsidRDefault="000F56C0" w:rsidP="00C60298">
            <w:pPr>
              <w:pStyle w:val="NormalWeb"/>
            </w:pPr>
            <w:r>
              <w:rPr>
                <w:color w:val="000000"/>
              </w:rPr>
              <w:t>ENDBUM&lt;≡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5B90A1" w14:textId="77777777" w:rsidR="000F56C0" w:rsidRDefault="000F56C0" w:rsidP="00C60298">
            <w:pPr>
              <w:pStyle w:val="NormalWeb"/>
            </w:pPr>
            <w:r>
              <w:rPr>
                <w:color w:val="000000"/>
              </w:rPr>
              <w:t>End of Message Identifier</w:t>
            </w:r>
          </w:p>
        </w:tc>
      </w:tr>
    </w:tbl>
    <w:p w14:paraId="2CF25489" w14:textId="77777777" w:rsidR="000F56C0" w:rsidRDefault="000F56C0" w:rsidP="00C60298">
      <w:pPr>
        <w:rPr>
          <w:rFonts w:eastAsia="Times New Roman"/>
        </w:rPr>
      </w:pPr>
    </w:p>
    <w:p w14:paraId="4758FD35" w14:textId="637CA71D" w:rsidR="000F56C0" w:rsidRDefault="000F56C0" w:rsidP="000F56C0">
      <w:pPr>
        <w:pStyle w:val="Heading1"/>
        <w:rPr>
          <w:rFonts w:eastAsia="Times New Roman"/>
          <w:kern w:val="36"/>
          <w:sz w:val="48"/>
          <w:szCs w:val="48"/>
          <w14:ligatures w14:val="none"/>
        </w:rPr>
      </w:pPr>
      <w:r>
        <w:rPr>
          <w:rFonts w:eastAsia="Times New Roman"/>
        </w:rPr>
        <w:t>7.9 BNS messages</w:t>
      </w:r>
    </w:p>
    <w:p w14:paraId="75A62042" w14:textId="77777777" w:rsidR="000F56C0" w:rsidRDefault="000F56C0" w:rsidP="00C60298">
      <w:pPr>
        <w:pStyle w:val="Heading2"/>
        <w:rPr>
          <w:rFonts w:eastAsia="Times New Roman"/>
        </w:rPr>
      </w:pPr>
      <w:r>
        <w:rPr>
          <w:rFonts w:eastAsia="Times New Roman"/>
        </w:rPr>
        <w:t>Processed</w:t>
      </w:r>
    </w:p>
    <w:p w14:paraId="01307AE4" w14:textId="77777777" w:rsidR="000F56C0" w:rsidRDefault="000F56C0" w:rsidP="00C60298">
      <w:pPr>
        <w:pStyle w:val="Heading4"/>
        <w:rPr>
          <w:rFonts w:eastAsia="Times New Roman"/>
        </w:rPr>
      </w:pPr>
      <w:r>
        <w:rPr>
          <w:rStyle w:val="Strong"/>
          <w:rFonts w:eastAsia="Times New Roman"/>
          <w:b w:val="0"/>
          <w:bCs w:val="0"/>
          <w:color w:val="000000"/>
        </w:rPr>
        <w:t>7.9.1</w:t>
      </w:r>
      <w:r>
        <w:rPr>
          <w:rStyle w:val="Strong"/>
          <w:rFonts w:eastAsia="Times New Roman"/>
          <w:b w:val="0"/>
          <w:bCs w:val="0"/>
          <w:color w:val="000000"/>
        </w:rPr>
        <w:t> </w:t>
      </w:r>
      <w:r>
        <w:rPr>
          <w:rStyle w:val="Strong"/>
          <w:rFonts w:eastAsia="Times New Roman"/>
          <w:b w:val="0"/>
          <w:bCs w:val="0"/>
          <w:color w:val="000000"/>
        </w:rPr>
        <w:t>Type-B Baggage Not Seen Message, sent to the final destination, transfer stations and tracing system</w:t>
      </w:r>
    </w:p>
    <w:p w14:paraId="3BE73A7F" w14:textId="77777777" w:rsidR="000F56C0" w:rsidRDefault="000F56C0" w:rsidP="00C60298">
      <w:pPr>
        <w:pStyle w:val="NormalWeb"/>
      </w:pPr>
      <w:r>
        <w:t>Use case: Bag not seen at final reconcile, reported to relevant parties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82"/>
        <w:gridCol w:w="4828"/>
      </w:tblGrid>
      <w:tr w:rsidR="000F56C0" w14:paraId="59FA84E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BE06C" w14:textId="77777777" w:rsidR="000F56C0" w:rsidRDefault="000F56C0" w:rsidP="00C60298">
            <w:pPr>
              <w:pStyle w:val="NormalWeb"/>
            </w:pPr>
            <w:r>
              <w:rPr>
                <w:color w:val="000000"/>
              </w:rPr>
              <w:t>AMSLLAF AMSLLKL LAXLLKL ATLWMXS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9D5CB6" w14:textId="77777777" w:rsidR="000F56C0" w:rsidRDefault="000F56C0" w:rsidP="00C60298">
            <w:pPr>
              <w:pStyle w:val="NormalWeb"/>
            </w:pPr>
            <w:r>
              <w:rPr>
                <w:color w:val="000000"/>
              </w:rPr>
              <w:t>Message sent to</w:t>
            </w:r>
          </w:p>
        </w:tc>
      </w:tr>
      <w:tr w:rsidR="000F56C0" w14:paraId="7652EC6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C9D3D4" w14:textId="77777777" w:rsidR="000F56C0" w:rsidRDefault="000F56C0" w:rsidP="00C60298">
            <w:pPr>
              <w:pStyle w:val="NormalWeb"/>
            </w:pPr>
            <w:r>
              <w:rPr>
                <w:color w:val="000000"/>
              </w:rPr>
              <w:t>.CDGBRAF 311840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06F84" w14:textId="77777777" w:rsidR="000F56C0" w:rsidRDefault="000F56C0" w:rsidP="00C60298">
            <w:pPr>
              <w:pStyle w:val="NormalWeb"/>
            </w:pPr>
            <w:r>
              <w:rPr>
                <w:color w:val="000000"/>
              </w:rPr>
              <w:t>Message sent by AF</w:t>
            </w:r>
          </w:p>
        </w:tc>
      </w:tr>
      <w:tr w:rsidR="000F56C0" w14:paraId="4AFE449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43EFE7" w14:textId="77777777" w:rsidR="000F56C0" w:rsidRDefault="000F56C0" w:rsidP="00C60298">
            <w:pPr>
              <w:pStyle w:val="NormalWeb"/>
            </w:pPr>
            <w:r>
              <w:rPr>
                <w:color w:val="000000"/>
              </w:rPr>
              <w:t>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574BA8" w14:textId="77777777" w:rsidR="000F56C0" w:rsidRDefault="000F56C0" w:rsidP="00C60298">
            <w:pPr>
              <w:pStyle w:val="NormalWeb"/>
            </w:pPr>
            <w:r>
              <w:rPr>
                <w:color w:val="000000"/>
              </w:rPr>
              <w:t>Message type (BNS)</w:t>
            </w:r>
          </w:p>
        </w:tc>
      </w:tr>
      <w:tr w:rsidR="000F56C0" w14:paraId="46767D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A6FE3" w14:textId="77777777" w:rsidR="000F56C0" w:rsidRDefault="000F56C0" w:rsidP="00C60298">
            <w:pPr>
              <w:pStyle w:val="NormalWeb"/>
            </w:pPr>
            <w:r>
              <w:rPr>
                <w:color w:val="000000"/>
              </w:rPr>
              <w:t>.V/1TCDG////123ABC456Z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303D3" w14:textId="77777777" w:rsidR="000F56C0" w:rsidRDefault="000F56C0" w:rsidP="00C60298">
            <w:pPr>
              <w:pStyle w:val="NormalWeb"/>
            </w:pPr>
            <w:r>
              <w:rPr>
                <w:color w:val="000000"/>
              </w:rPr>
              <w:t>Transfer bags at CDG with Encryption</w:t>
            </w:r>
          </w:p>
        </w:tc>
      </w:tr>
      <w:tr w:rsidR="000F56C0" w14:paraId="6BE748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B9C57C" w14:textId="77777777" w:rsidR="000F56C0" w:rsidRDefault="000F56C0" w:rsidP="00C60298">
            <w:pPr>
              <w:pStyle w:val="NormalWeb"/>
            </w:pPr>
            <w:r>
              <w:rPr>
                <w:color w:val="000000"/>
              </w:rPr>
              <w:t>.F/AF912/30APR/AMS/C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9F70B" w14:textId="77777777" w:rsidR="000F56C0" w:rsidRDefault="000F56C0" w:rsidP="00C60298">
            <w:pPr>
              <w:pStyle w:val="NormalWeb"/>
            </w:pPr>
            <w:r>
              <w:rPr>
                <w:color w:val="000000"/>
              </w:rPr>
              <w:t>Outbound flight information (AF912 to AMS)</w:t>
            </w:r>
          </w:p>
        </w:tc>
      </w:tr>
      <w:tr w:rsidR="000F56C0" w14:paraId="7302265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13E02" w14:textId="77777777" w:rsidR="000F56C0" w:rsidRDefault="000F56C0" w:rsidP="00C60298">
            <w:pPr>
              <w:pStyle w:val="NormalWeb"/>
            </w:pPr>
            <w:r>
              <w:rPr>
                <w:color w:val="000000"/>
              </w:rPr>
              <w:t>.O/KL601/30APR/LAX/M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49B2E" w14:textId="77777777" w:rsidR="000F56C0" w:rsidRDefault="000F56C0" w:rsidP="00C60298">
            <w:pPr>
              <w:pStyle w:val="NormalWeb"/>
            </w:pPr>
            <w:r>
              <w:rPr>
                <w:color w:val="000000"/>
              </w:rPr>
              <w:t>Onward flight information (KL601 to LAX)</w:t>
            </w:r>
          </w:p>
        </w:tc>
      </w:tr>
      <w:tr w:rsidR="000F56C0" w14:paraId="3AB33A5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862117" w14:textId="77777777" w:rsidR="000F56C0" w:rsidRDefault="000F56C0" w:rsidP="00C60298">
            <w:pPr>
              <w:pStyle w:val="NormalWeb"/>
            </w:pPr>
            <w:r>
              <w:rPr>
                <w:color w:val="000000"/>
              </w:rPr>
              <w:t>.N/0037123456002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B03378" w14:textId="77777777" w:rsidR="000F56C0" w:rsidRDefault="000F56C0" w:rsidP="00C60298">
            <w:pPr>
              <w:pStyle w:val="NormalWeb"/>
            </w:pPr>
            <w:r>
              <w:rPr>
                <w:color w:val="000000"/>
              </w:rPr>
              <w:t xml:space="preserve">2 missing bags, starting tag </w:t>
            </w:r>
            <w:proofErr w:type="spellStart"/>
            <w:r>
              <w:rPr>
                <w:color w:val="000000"/>
              </w:rPr>
              <w:t>nbr</w:t>
            </w:r>
            <w:proofErr w:type="spellEnd"/>
            <w:r>
              <w:rPr>
                <w:color w:val="000000"/>
              </w:rPr>
              <w:t xml:space="preserve"> 0037123456</w:t>
            </w:r>
          </w:p>
        </w:tc>
      </w:tr>
      <w:tr w:rsidR="000F56C0" w14:paraId="22BF35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D1FAD8" w14:textId="77777777" w:rsidR="000F56C0" w:rsidRDefault="000F56C0" w:rsidP="00C60298">
            <w:pPr>
              <w:pStyle w:val="NormalWeb"/>
            </w:pPr>
            <w:r>
              <w:rPr>
                <w:color w:val="000000"/>
              </w:rPr>
              <w:t>.H/T4/GREEN/D46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90DEC5" w14:textId="77777777" w:rsidR="000F56C0" w:rsidRDefault="000F56C0" w:rsidP="00C60298">
            <w:pPr>
              <w:pStyle w:val="NormalWeb"/>
            </w:pPr>
            <w:r>
              <w:rPr>
                <w:color w:val="000000"/>
              </w:rPr>
              <w:t xml:space="preserve">Handling location T4/ Handling pier </w:t>
            </w:r>
            <w:r>
              <w:t>GREEN/Handling gate D46</w:t>
            </w:r>
          </w:p>
        </w:tc>
      </w:tr>
      <w:tr w:rsidR="000F56C0" w14:paraId="488122B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4A581" w14:textId="77777777" w:rsidR="000F56C0" w:rsidRDefault="000F56C0" w:rsidP="00C60298">
            <w:pPr>
              <w:pStyle w:val="NormalWeb"/>
            </w:pPr>
            <w:r>
              <w:rPr>
                <w:color w:val="000000"/>
              </w:rPr>
              <w:t>.P/CLOVER/LMR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E0135" w14:textId="77777777" w:rsidR="000F56C0" w:rsidRDefault="000F56C0" w:rsidP="00C60298">
            <w:pPr>
              <w:pStyle w:val="NormalWeb"/>
            </w:pPr>
            <w:r>
              <w:rPr>
                <w:color w:val="000000"/>
              </w:rPr>
              <w:t>Passenger's name</w:t>
            </w:r>
          </w:p>
        </w:tc>
      </w:tr>
      <w:tr w:rsidR="000F56C0" w14:paraId="6657357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CFBB4" w14:textId="77777777" w:rsidR="000F56C0" w:rsidRDefault="000F56C0" w:rsidP="00C60298">
            <w:pPr>
              <w:pStyle w:val="NormalWeb"/>
            </w:pPr>
            <w:r>
              <w:rPr>
                <w:color w:val="000000"/>
              </w:rPr>
              <w:t>.C/AJAX TOUR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0F796" w14:textId="77777777" w:rsidR="000F56C0" w:rsidRDefault="000F56C0" w:rsidP="00C60298">
            <w:pPr>
              <w:pStyle w:val="NormalWeb"/>
            </w:pPr>
            <w:r>
              <w:rPr>
                <w:color w:val="000000"/>
              </w:rPr>
              <w:t>Tour information</w:t>
            </w:r>
          </w:p>
        </w:tc>
      </w:tr>
      <w:tr w:rsidR="000F56C0" w14:paraId="07A567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AB1FB9" w14:textId="77777777" w:rsidR="000F56C0" w:rsidRDefault="000F56C0" w:rsidP="00C60298">
            <w:pPr>
              <w:pStyle w:val="NormalWeb"/>
            </w:pPr>
            <w:r>
              <w:rPr>
                <w:color w:val="000000"/>
              </w:rPr>
              <w:t>.R/LATE CHECK-IN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ECE1F5" w14:textId="77777777" w:rsidR="000F56C0" w:rsidRDefault="000F56C0" w:rsidP="00C60298">
            <w:pPr>
              <w:pStyle w:val="NormalWeb"/>
            </w:pPr>
            <w:r>
              <w:rPr>
                <w:color w:val="000000"/>
              </w:rPr>
              <w:t>Internal Airline Data</w:t>
            </w:r>
          </w:p>
        </w:tc>
      </w:tr>
      <w:tr w:rsidR="000F56C0" w14:paraId="5233A63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F3CE9" w14:textId="77777777" w:rsidR="000F56C0" w:rsidRDefault="000F56C0" w:rsidP="00C60298">
            <w:pPr>
              <w:pStyle w:val="NormalWeb"/>
            </w:pPr>
            <w:r>
              <w:rPr>
                <w:color w:val="000000"/>
              </w:rPr>
              <w:t>ENDBNS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509A12" w14:textId="77777777" w:rsidR="000F56C0" w:rsidRDefault="000F56C0" w:rsidP="00C60298">
            <w:pPr>
              <w:pStyle w:val="NormalWeb"/>
            </w:pPr>
            <w:r>
              <w:rPr>
                <w:color w:val="000000"/>
              </w:rPr>
              <w:t>End of Message Identifier</w:t>
            </w:r>
          </w:p>
        </w:tc>
      </w:tr>
    </w:tbl>
    <w:p w14:paraId="227D5C30" w14:textId="77777777" w:rsidR="000F56C0" w:rsidRDefault="000F56C0" w:rsidP="00C60298">
      <w:pPr>
        <w:pStyle w:val="NormalWeb"/>
      </w:pPr>
      <w:r>
        <w:t>Semantics: see use case</w:t>
      </w:r>
    </w:p>
    <w:p w14:paraId="3E4651BD" w14:textId="77777777" w:rsidR="000F56C0" w:rsidRDefault="000F56C0" w:rsidP="00C60298">
      <w:pPr>
        <w:pStyle w:val="NormalWeb"/>
      </w:pPr>
      <w:r>
        <w:t xml:space="preserve">Analysis: anticipated but not acquired bag at final reconcile is an incident that needs to be notified to parties. It is an alert, rather than result to previous instructions. Hence mapping to </w:t>
      </w:r>
      <w:proofErr w:type="spellStart"/>
      <w:r>
        <w:t>BagNotifRQ</w:t>
      </w:r>
      <w:proofErr w:type="spellEnd"/>
      <w:r>
        <w:t xml:space="preserve">. Process: T; Load: Reconcile plus </w:t>
      </w:r>
      <w:proofErr w:type="spellStart"/>
      <w:r>
        <w:t>BaggageState</w:t>
      </w:r>
      <w:proofErr w:type="spellEnd"/>
      <w:r>
        <w:t>-Incident</w:t>
      </w:r>
    </w:p>
    <w:p w14:paraId="2ABA9142" w14:textId="77777777" w:rsidR="000F56C0" w:rsidRDefault="000F56C0" w:rsidP="00C60298">
      <w:pPr>
        <w:pStyle w:val="NormalWeb"/>
      </w:pPr>
      <w:r>
        <w:t xml:space="preserve">Result: </w:t>
      </w:r>
      <w:hyperlink r:id="rId63" w:history="1">
        <w:r>
          <w:rPr>
            <w:rStyle w:val="Hyperlink"/>
          </w:rPr>
          <w:t>7.9.1 Type-B Baggage Not Seen Message</w:t>
        </w:r>
      </w:hyperlink>
    </w:p>
    <w:p w14:paraId="52636366" w14:textId="77777777" w:rsidR="000F56C0" w:rsidRDefault="000F56C0" w:rsidP="00C60298">
      <w:pPr>
        <w:pStyle w:val="Heading4"/>
        <w:rPr>
          <w:rFonts w:eastAsia="Times New Roman"/>
        </w:rPr>
      </w:pPr>
      <w:r>
        <w:rPr>
          <w:rStyle w:val="Strong"/>
          <w:rFonts w:eastAsia="Times New Roman"/>
          <w:b w:val="0"/>
          <w:bCs w:val="0"/>
        </w:rPr>
        <w:t>7.9.2 Baggage Not Seen multiple elements</w:t>
      </w:r>
    </w:p>
    <w:p w14:paraId="49E91267" w14:textId="77777777" w:rsidR="000F56C0" w:rsidRDefault="000F56C0" w:rsidP="00C60298">
      <w:pPr>
        <w:pStyle w:val="NormalWeb"/>
      </w:pPr>
      <w:r>
        <w:t>Use case: Bag not seen alert with onward flights, exception, internal airline data and unique identifier</w:t>
      </w:r>
    </w:p>
    <w:p w14:paraId="0D73C4CD" w14:textId="77777777" w:rsidR="000F56C0" w:rsidRDefault="000F56C0" w:rsidP="00C60298">
      <w:pPr>
        <w:pStyle w:val="NormalWeb"/>
      </w:pPr>
      <w:r>
        <w:t>Redaction: Removed addressing lines, removed encryption, removed second and third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997"/>
        <w:gridCol w:w="210"/>
        <w:gridCol w:w="218"/>
        <w:gridCol w:w="2585"/>
      </w:tblGrid>
      <w:tr w:rsidR="000F56C0" w14:paraId="515974C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1959C" w14:textId="77777777" w:rsidR="000F56C0" w:rsidRDefault="000F56C0" w:rsidP="00C60298">
            <w:pPr>
              <w:pStyle w:val="NormalWeb"/>
            </w:pPr>
            <w:r>
              <w:t>BNS</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E550CC" w14:textId="77777777" w:rsidR="000F56C0" w:rsidRDefault="000F56C0" w:rsidP="00C60298">
            <w:pPr>
              <w:pStyle w:val="NormalWeb"/>
            </w:pPr>
            <w:r>
              <w:t>Message type (BNS)</w:t>
            </w:r>
          </w:p>
        </w:tc>
      </w:tr>
      <w:tr w:rsidR="000F56C0" w14:paraId="266D6B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0F75D" w14:textId="77777777" w:rsidR="000F56C0" w:rsidRDefault="000F56C0" w:rsidP="00C60298">
            <w:pPr>
              <w:pStyle w:val="NormalWeb"/>
            </w:pPr>
            <w:r>
              <w:t>.V/1TCDG</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7E902A" w14:textId="77777777" w:rsidR="000F56C0" w:rsidRDefault="000F56C0" w:rsidP="00C60298">
            <w:pPr>
              <w:pStyle w:val="NormalWeb"/>
            </w:pPr>
            <w:r>
              <w:t>Transfer bags at CDG with Encryption</w:t>
            </w:r>
          </w:p>
        </w:tc>
      </w:tr>
      <w:tr w:rsidR="000F56C0" w14:paraId="3708D4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D36188" w14:textId="77777777" w:rsidR="000F56C0" w:rsidRDefault="000F56C0" w:rsidP="00C60298">
            <w:pPr>
              <w:pStyle w:val="NormalWeb"/>
            </w:pPr>
            <w:r>
              <w:t>.F/AF912/30APR/AMS/C</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517BD8" w14:textId="77777777" w:rsidR="000F56C0" w:rsidRDefault="000F56C0" w:rsidP="00C60298">
            <w:pPr>
              <w:pStyle w:val="NormalWeb"/>
            </w:pPr>
            <w:r>
              <w:t>Outbound to AMS on AF912; C-Class</w:t>
            </w:r>
          </w:p>
        </w:tc>
      </w:tr>
      <w:tr w:rsidR="000F56C0" w14:paraId="75C134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C75417" w14:textId="77777777" w:rsidR="000F56C0" w:rsidRDefault="000F56C0" w:rsidP="00C60298">
            <w:pPr>
              <w:pStyle w:val="NormalWeb"/>
            </w:pPr>
            <w:r>
              <w:t>.O/KL601/30APR/LAX/M</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1D690" w14:textId="77777777" w:rsidR="000F56C0" w:rsidRDefault="000F56C0" w:rsidP="00C60298">
            <w:pPr>
              <w:pStyle w:val="NormalWeb"/>
            </w:pPr>
            <w:r>
              <w:t>Onward to LAX on KL601; M-Class</w:t>
            </w:r>
          </w:p>
        </w:tc>
      </w:tr>
      <w:tr w:rsidR="000F56C0" w14:paraId="4430A7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516D7" w14:textId="77777777" w:rsidR="000F56C0" w:rsidRDefault="000F56C0" w:rsidP="00C60298">
            <w:pPr>
              <w:pStyle w:val="NormalWeb"/>
            </w:pPr>
            <w:r>
              <w:t>.O/UA887/30APR/SMF/M</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9FDF7" w14:textId="77777777" w:rsidR="000F56C0" w:rsidRDefault="000F56C0" w:rsidP="00C60298">
            <w:pPr>
              <w:pStyle w:val="NormalWeb"/>
            </w:pPr>
            <w:r>
              <w:t>Onward to SMF on UA887; M-Class</w:t>
            </w:r>
          </w:p>
        </w:tc>
      </w:tr>
      <w:tr w:rsidR="000F56C0" w14:paraId="05CFB69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B7620" w14:textId="77777777" w:rsidR="000F56C0" w:rsidRDefault="000F56C0" w:rsidP="00C60298">
            <w:pPr>
              <w:pStyle w:val="NormalWeb"/>
            </w:pPr>
            <w:r>
              <w:t>.N/0027123450001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0F6AA9" w14:textId="77777777" w:rsidR="000F56C0" w:rsidRDefault="000F56C0" w:rsidP="00C60298">
            <w:pPr>
              <w:pStyle w:val="NormalWeb"/>
            </w:pPr>
            <w: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BC8B5" w14:textId="77777777" w:rsidR="000F56C0" w:rsidRDefault="000F56C0" w:rsidP="00C60298">
            <w:pPr>
              <w:pStyle w:val="NormalWeb"/>
              <w:numPr>
                <w:ilvl w:val="0"/>
                <w:numId w:val="23"/>
              </w:numPr>
            </w:pPr>
            <w:r>
              <w:t>2 Bag Tags starting with 0027123450</w:t>
            </w:r>
          </w:p>
        </w:tc>
      </w:tr>
      <w:tr w:rsidR="000F56C0" w14:paraId="5D0A33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9BF1C2" w14:textId="77777777" w:rsidR="000F56C0" w:rsidRDefault="000F56C0" w:rsidP="00C60298">
            <w:pPr>
              <w:pStyle w:val="NormalWeb"/>
            </w:pPr>
            <w:r>
              <w:t>.P/TENHAVE/MSA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965679"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80463D"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134350" w14:textId="77777777" w:rsidR="000F56C0" w:rsidRDefault="000F56C0" w:rsidP="00C60298">
            <w:pPr>
              <w:pStyle w:val="NormalWeb"/>
            </w:pPr>
            <w:r>
              <w:t>a. Passenger's name</w:t>
            </w:r>
          </w:p>
        </w:tc>
      </w:tr>
      <w:tr w:rsidR="000F56C0" w14:paraId="56A2AB8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5BE51" w14:textId="77777777" w:rsidR="000F56C0" w:rsidRDefault="000F56C0" w:rsidP="00C60298">
            <w:pPr>
              <w:pStyle w:val="NormalWeb"/>
            </w:pPr>
            <w:r>
              <w:t>.E/AVIH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13195F"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C11360"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116C1" w14:textId="77777777" w:rsidR="000F56C0" w:rsidRDefault="000F56C0" w:rsidP="00C60298">
            <w:pPr>
              <w:pStyle w:val="NormalWeb"/>
            </w:pPr>
            <w:r>
              <w:t>Live Animal in Kennel</w:t>
            </w:r>
          </w:p>
        </w:tc>
      </w:tr>
      <w:tr w:rsidR="000F56C0" w14:paraId="0B915A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B2379" w14:textId="77777777" w:rsidR="000F56C0" w:rsidRDefault="000F56C0" w:rsidP="00C60298">
            <w:pPr>
              <w:pStyle w:val="NormalWeb"/>
            </w:pPr>
            <w:r>
              <w:t>.R/PAX ENROUTE TO HER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ACB319"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5F8D43"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B329C" w14:textId="77777777" w:rsidR="000F56C0" w:rsidRDefault="000F56C0" w:rsidP="00C60298">
            <w:pPr>
              <w:pStyle w:val="NormalWeb"/>
            </w:pPr>
            <w:r>
              <w:t>c. Internal Airline Data</w:t>
            </w:r>
          </w:p>
        </w:tc>
      </w:tr>
      <w:tr w:rsidR="000F56C0" w14:paraId="074930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489897" w14:textId="77777777" w:rsidR="000F56C0" w:rsidRDefault="000F56C0" w:rsidP="00C60298">
            <w:pPr>
              <w:pStyle w:val="NormalWeb"/>
            </w:pPr>
            <w:r>
              <w:t>.R/WEDDING-URGENT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12C162"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918EFC"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275734" w14:textId="77777777" w:rsidR="000F56C0" w:rsidRDefault="000F56C0" w:rsidP="00C60298">
            <w:pPr>
              <w:pStyle w:val="NormalWeb"/>
            </w:pPr>
            <w:r>
              <w:t>d. Internal Airline Data</w:t>
            </w:r>
          </w:p>
        </w:tc>
      </w:tr>
      <w:tr w:rsidR="000F56C0" w14:paraId="6B9546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E2B458" w14:textId="77777777" w:rsidR="000F56C0" w:rsidRDefault="000F56C0" w:rsidP="00C60298">
            <w:pPr>
              <w:pStyle w:val="NormalWeb"/>
            </w:pPr>
            <w:r>
              <w:t>.M/0027123450/G/E200341201324FC0A003760E18454254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D5575"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439E6"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9E28F0" w14:textId="77777777" w:rsidR="000F56C0" w:rsidRDefault="000F56C0" w:rsidP="00C60298">
            <w:pPr>
              <w:pStyle w:val="NormalWeb"/>
            </w:pPr>
            <w:r>
              <w:t>Bag is an EBT with TID-based GUID</w:t>
            </w:r>
          </w:p>
        </w:tc>
      </w:tr>
      <w:tr w:rsidR="000F56C0" w14:paraId="2DB3BF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C7D2C5" w14:textId="77777777" w:rsidR="000F56C0" w:rsidRDefault="000F56C0" w:rsidP="00C60298">
            <w:pPr>
              <w:pStyle w:val="NormalWeb"/>
            </w:pPr>
            <w:r>
              <w:t>ENDBNS</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DB134" w14:textId="77777777" w:rsidR="000F56C0" w:rsidRDefault="000F56C0" w:rsidP="00C60298">
            <w:pPr>
              <w:pStyle w:val="NormalWeb"/>
            </w:pPr>
            <w:r>
              <w:t>End of Message Identifier</w:t>
            </w:r>
          </w:p>
        </w:tc>
      </w:tr>
    </w:tbl>
    <w:p w14:paraId="63B35C28" w14:textId="77777777" w:rsidR="000F56C0" w:rsidRDefault="000F56C0" w:rsidP="00C60298">
      <w:pPr>
        <w:pStyle w:val="NormalWeb"/>
      </w:pPr>
      <w:r>
        <w:t>Semantics: see use case</w:t>
      </w:r>
    </w:p>
    <w:p w14:paraId="72E35FB7" w14:textId="77777777" w:rsidR="000F56C0" w:rsidRDefault="000F56C0" w:rsidP="00C60298">
      <w:pPr>
        <w:pStyle w:val="NormalWeb"/>
      </w:pPr>
      <w:r>
        <w:t>Analysis: nothing special, process is T; Load; Reconcile (final check at departure), alert on process is baggage not seen</w:t>
      </w:r>
    </w:p>
    <w:p w14:paraId="17DBF2FB" w14:textId="77777777" w:rsidR="000F56C0" w:rsidRDefault="000F56C0" w:rsidP="00C60298">
      <w:pPr>
        <w:pStyle w:val="NormalWeb"/>
      </w:pPr>
      <w:r>
        <w:t xml:space="preserve">Result: </w:t>
      </w:r>
      <w:hyperlink r:id="rId64" w:history="1">
        <w:r>
          <w:rPr>
            <w:rStyle w:val="Hyperlink"/>
          </w:rPr>
          <w:t>7.9.2 Baggage Not Seen multiple elements</w:t>
        </w:r>
      </w:hyperlink>
    </w:p>
    <w:p w14:paraId="6C0558A1" w14:textId="77777777" w:rsidR="000F56C0" w:rsidRDefault="000F56C0" w:rsidP="00C60298">
      <w:pPr>
        <w:pStyle w:val="Heading2"/>
        <w:rPr>
          <w:rFonts w:eastAsia="Times New Roman"/>
        </w:rPr>
      </w:pPr>
      <w:r>
        <w:rPr>
          <w:rFonts w:eastAsia="Times New Roman"/>
        </w:rPr>
        <w:t>Pending change request</w:t>
      </w:r>
    </w:p>
    <w:p w14:paraId="24260357" w14:textId="77777777" w:rsidR="000F56C0" w:rsidRDefault="000F56C0" w:rsidP="00C60298">
      <w:pPr>
        <w:pStyle w:val="Heading2"/>
        <w:rPr>
          <w:rFonts w:eastAsia="Times New Roman"/>
        </w:rPr>
      </w:pPr>
      <w:r>
        <w:rPr>
          <w:rFonts w:eastAsia="Times New Roman"/>
        </w:rPr>
        <w:t>Dropped as example</w:t>
      </w:r>
    </w:p>
    <w:p w14:paraId="615AD4FB" w14:textId="77777777" w:rsidR="000F56C0" w:rsidRDefault="000F56C0" w:rsidP="00C60298">
      <w:pPr>
        <w:pStyle w:val="Heading4"/>
        <w:rPr>
          <w:rFonts w:eastAsia="Times New Roman"/>
        </w:rPr>
      </w:pPr>
      <w:r>
        <w:rPr>
          <w:rStyle w:val="Strong"/>
          <w:rFonts w:eastAsia="Times New Roman"/>
          <w:b w:val="0"/>
          <w:bCs w:val="0"/>
          <w:color w:val="000000"/>
        </w:rPr>
        <w:t>7.9.3</w:t>
      </w:r>
      <w:r>
        <w:rPr>
          <w:rStyle w:val="Strong"/>
          <w:rFonts w:eastAsia="Times New Roman"/>
          <w:b w:val="0"/>
          <w:bCs w:val="0"/>
          <w:color w:val="000000"/>
        </w:rPr>
        <w:t> </w:t>
      </w:r>
      <w:r>
        <w:rPr>
          <w:rStyle w:val="Strong"/>
          <w:rFonts w:eastAsia="Times New Roman"/>
          <w:b w:val="0"/>
          <w:bCs w:val="0"/>
          <w:color w:val="000000"/>
        </w:rPr>
        <w:t>Baggage Not Seen Message, sent to the final destination of the passenger, one message per leg - not relevant here</w:t>
      </w:r>
    </w:p>
    <w:p w14:paraId="74A979BF" w14:textId="77777777" w:rsidR="000F56C0" w:rsidRDefault="000F56C0" w:rsidP="00C60298">
      <w:pPr>
        <w:pStyle w:val="NormalWeb"/>
      </w:pPr>
      <w:r>
        <w:t>Use case: Notify Lost Luggage offices on bag itinerary that bag is not seen while loading originating flight</w:t>
      </w:r>
    </w:p>
    <w:p w14:paraId="24B0890D" w14:textId="77777777" w:rsidR="000F56C0" w:rsidRDefault="000F56C0" w:rsidP="00C60298">
      <w:pPr>
        <w:pStyle w:val="NormalWeb"/>
      </w:pPr>
      <w:r>
        <w:t>The two messages illustrate how message content may vary with distribution (receiver) of message. Not relevant for mapping, but good to include in Implementation Guide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64"/>
        <w:gridCol w:w="4597"/>
      </w:tblGrid>
      <w:tr w:rsidR="000F56C0" w14:paraId="0089453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68A85" w14:textId="77777777" w:rsidR="000F56C0" w:rsidRDefault="000F56C0" w:rsidP="00C60298">
            <w:pPr>
              <w:pStyle w:val="NormalWeb"/>
            </w:pPr>
            <w:r>
              <w:rPr>
                <w:color w:val="000000"/>
              </w:rPr>
              <w:t>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CDF23" w14:textId="77777777" w:rsidR="000F56C0" w:rsidRDefault="000F56C0" w:rsidP="00C60298">
            <w:pPr>
              <w:pStyle w:val="NormalWeb"/>
            </w:pPr>
            <w:r>
              <w:rPr>
                <w:color w:val="000000"/>
              </w:rPr>
              <w:t>Message type (BNS)</w:t>
            </w:r>
          </w:p>
        </w:tc>
      </w:tr>
      <w:tr w:rsidR="000F56C0" w14:paraId="6C705B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1206E" w14:textId="77777777" w:rsidR="000F56C0" w:rsidRDefault="000F56C0" w:rsidP="00C60298">
            <w:pPr>
              <w:pStyle w:val="NormalWeb"/>
            </w:pPr>
            <w:r>
              <w:rPr>
                <w:color w:val="000000"/>
              </w:rPr>
              <w:t>.V/1LAMS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B5E072" w14:textId="77777777" w:rsidR="000F56C0" w:rsidRDefault="000F56C0" w:rsidP="00C60298">
            <w:pPr>
              <w:pStyle w:val="NormalWeb"/>
            </w:pPr>
            <w:r>
              <w:rPr>
                <w:color w:val="000000"/>
              </w:rPr>
              <w:t>Local bags at AMS</w:t>
            </w:r>
          </w:p>
        </w:tc>
      </w:tr>
      <w:tr w:rsidR="000F56C0" w14:paraId="233CFDF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733D2E" w14:textId="77777777" w:rsidR="000F56C0" w:rsidRDefault="000F56C0" w:rsidP="00C60298">
            <w:pPr>
              <w:pStyle w:val="NormalWeb"/>
            </w:pPr>
            <w:r>
              <w:rPr>
                <w:color w:val="000000"/>
              </w:rPr>
              <w:t>.F/KL877/30APR/BKK/C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ED4F8" w14:textId="77777777" w:rsidR="000F56C0" w:rsidRDefault="000F56C0" w:rsidP="00C60298">
            <w:pPr>
              <w:pStyle w:val="NormalWeb"/>
            </w:pPr>
            <w:r>
              <w:rPr>
                <w:color w:val="000000"/>
              </w:rPr>
              <w:t>Outbound flight information (KL877 to BKK)</w:t>
            </w:r>
          </w:p>
        </w:tc>
      </w:tr>
      <w:tr w:rsidR="000F56C0" w14:paraId="3BE8704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7DEB2" w14:textId="77777777" w:rsidR="000F56C0" w:rsidRDefault="000F56C0" w:rsidP="00C60298">
            <w:pPr>
              <w:pStyle w:val="NormalWeb"/>
            </w:pPr>
            <w:r>
              <w:rPr>
                <w:color w:val="000000"/>
              </w:rPr>
              <w:t>.N/0074123456001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573711" w14:textId="77777777" w:rsidR="000F56C0" w:rsidRDefault="000F56C0" w:rsidP="00C60298">
            <w:pPr>
              <w:pStyle w:val="NormalWeb"/>
            </w:pPr>
            <w:r>
              <w:rPr>
                <w:color w:val="000000"/>
              </w:rPr>
              <w:t>1 missing bag</w:t>
            </w:r>
          </w:p>
        </w:tc>
      </w:tr>
      <w:tr w:rsidR="000F56C0" w14:paraId="549E2A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290DBE" w14:textId="77777777" w:rsidR="000F56C0" w:rsidRDefault="000F56C0" w:rsidP="00C60298">
            <w:pPr>
              <w:pStyle w:val="NormalWeb"/>
            </w:pPr>
            <w:r>
              <w:rPr>
                <w:color w:val="000000"/>
              </w:rPr>
              <w:t>.P/CLOVER/LMR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010EB6" w14:textId="77777777" w:rsidR="000F56C0" w:rsidRDefault="000F56C0" w:rsidP="00C60298">
            <w:pPr>
              <w:pStyle w:val="NormalWeb"/>
            </w:pPr>
            <w:r>
              <w:rPr>
                <w:color w:val="000000"/>
              </w:rPr>
              <w:t>Passenger's name</w:t>
            </w:r>
          </w:p>
        </w:tc>
      </w:tr>
      <w:tr w:rsidR="000F56C0" w14:paraId="7FF4E12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FBE3D" w14:textId="77777777" w:rsidR="000F56C0" w:rsidRDefault="000F56C0" w:rsidP="00C60298">
            <w:pPr>
              <w:pStyle w:val="NormalWeb"/>
            </w:pPr>
            <w:r>
              <w:rPr>
                <w:color w:val="000000"/>
              </w:rPr>
              <w:t>ENDBNS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F206A0" w14:textId="77777777" w:rsidR="000F56C0" w:rsidRDefault="000F56C0" w:rsidP="00C60298">
            <w:pPr>
              <w:pStyle w:val="NormalWeb"/>
            </w:pPr>
            <w:r>
              <w:rPr>
                <w:color w:val="000000"/>
              </w:rPr>
              <w:t>End of Message Identifier</w:t>
            </w:r>
          </w:p>
        </w:tc>
      </w:tr>
    </w:tbl>
    <w:p w14:paraId="706E2B0B" w14:textId="77777777" w:rsidR="000F56C0" w:rsidRDefault="000F56C0" w:rsidP="00C60298">
      <w:pPr>
        <w:pStyle w:val="Heading4"/>
        <w:rPr>
          <w:rFonts w:eastAsia="Times New Roman"/>
        </w:rPr>
      </w:pPr>
      <w:r>
        <w:rPr>
          <w:rStyle w:val="Strong"/>
          <w:rFonts w:eastAsia="Times New Roman"/>
          <w:b w:val="0"/>
          <w:bCs w:val="0"/>
          <w:color w:val="000000"/>
        </w:rPr>
        <w:t>7.9.4</w:t>
      </w:r>
      <w:r>
        <w:rPr>
          <w:rStyle w:val="Strong"/>
          <w:rFonts w:eastAsia="Times New Roman"/>
          <w:b w:val="0"/>
          <w:bCs w:val="0"/>
          <w:color w:val="000000"/>
        </w:rPr>
        <w:t> </w:t>
      </w:r>
      <w:r>
        <w:rPr>
          <w:rStyle w:val="Strong"/>
          <w:rFonts w:eastAsia="Times New Roman"/>
          <w:b w:val="0"/>
          <w:bCs w:val="0"/>
          <w:color w:val="000000"/>
        </w:rPr>
        <w:t>Baggage Not Seen Message, providing a Unique ID (EBT with GUID) - duplicate with earlier examples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997"/>
        <w:gridCol w:w="3013"/>
      </w:tblGrid>
      <w:tr w:rsidR="000F56C0" w14:paraId="3657AE9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646B2" w14:textId="77777777" w:rsidR="000F56C0" w:rsidRDefault="000F56C0" w:rsidP="00C60298">
            <w:pPr>
              <w:pStyle w:val="NormalWeb"/>
            </w:pPr>
            <w:r>
              <w:rPr>
                <w:color w:val="000000"/>
              </w:rPr>
              <w:t>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8304B0" w14:textId="77777777" w:rsidR="000F56C0" w:rsidRDefault="000F56C0" w:rsidP="00C60298">
            <w:pPr>
              <w:pStyle w:val="NormalWeb"/>
            </w:pPr>
            <w:r>
              <w:rPr>
                <w:color w:val="000000"/>
              </w:rPr>
              <w:t>Message type (BNS)</w:t>
            </w:r>
          </w:p>
        </w:tc>
      </w:tr>
      <w:tr w:rsidR="000F56C0" w14:paraId="18F38AB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D21B8A" w14:textId="77777777" w:rsidR="000F56C0" w:rsidRDefault="000F56C0" w:rsidP="00C60298">
            <w:pPr>
              <w:pStyle w:val="NormalWeb"/>
            </w:pPr>
            <w:r>
              <w:rPr>
                <w:color w:val="000000"/>
              </w:rPr>
              <w:t>.V/1LMUC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775EC" w14:textId="77777777" w:rsidR="000F56C0" w:rsidRDefault="000F56C0" w:rsidP="00C60298">
            <w:pPr>
              <w:pStyle w:val="NormalWeb"/>
            </w:pPr>
            <w:r>
              <w:rPr>
                <w:color w:val="000000"/>
              </w:rPr>
              <w:t>Local bags at MUC</w:t>
            </w:r>
          </w:p>
        </w:tc>
      </w:tr>
      <w:tr w:rsidR="000F56C0" w14:paraId="5DDBF26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1D8039" w14:textId="77777777" w:rsidR="000F56C0" w:rsidRDefault="000F56C0" w:rsidP="00C60298">
            <w:pPr>
              <w:pStyle w:val="NormalWeb"/>
            </w:pPr>
            <w:r>
              <w:rPr>
                <w:color w:val="000000"/>
              </w:rPr>
              <w:t>.F/4U860/30APR/LIN/C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CCDA35" w14:textId="77777777" w:rsidR="000F56C0" w:rsidRDefault="000F56C0" w:rsidP="00C60298">
            <w:pPr>
              <w:pStyle w:val="NormalWeb"/>
            </w:pPr>
            <w:r>
              <w:rPr>
                <w:color w:val="000000"/>
              </w:rPr>
              <w:t>Outbound flight information (4U860 to LIN)</w:t>
            </w:r>
          </w:p>
        </w:tc>
      </w:tr>
      <w:tr w:rsidR="000F56C0" w14:paraId="6C5B201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EE45E2" w14:textId="77777777" w:rsidR="000F56C0" w:rsidRDefault="000F56C0" w:rsidP="00C60298">
            <w:pPr>
              <w:pStyle w:val="NormalWeb"/>
            </w:pPr>
            <w:r>
              <w:rPr>
                <w:color w:val="000000"/>
              </w:rPr>
              <w:t>.N/0220675443001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FBD65B" w14:textId="77777777" w:rsidR="000F56C0" w:rsidRDefault="000F56C0" w:rsidP="00C60298">
            <w:pPr>
              <w:pStyle w:val="NormalWeb"/>
            </w:pPr>
            <w:r>
              <w:rPr>
                <w:color w:val="000000"/>
              </w:rPr>
              <w:t>1 missing bag</w:t>
            </w:r>
          </w:p>
        </w:tc>
      </w:tr>
      <w:tr w:rsidR="000F56C0" w14:paraId="70D2E9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A4986" w14:textId="77777777" w:rsidR="000F56C0" w:rsidRDefault="000F56C0" w:rsidP="00C60298">
            <w:pPr>
              <w:pStyle w:val="NormalWeb"/>
            </w:pPr>
            <w:r>
              <w:rPr>
                <w:color w:val="000000"/>
              </w:rPr>
              <w:t>.M/0220675443/X/E200341201324FC0A003760E18454254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138499" w14:textId="77777777" w:rsidR="000F56C0" w:rsidRDefault="000F56C0" w:rsidP="00C60298">
            <w:pPr>
              <w:pStyle w:val="NormalWeb"/>
            </w:pPr>
            <w:r>
              <w:rPr>
                <w:color w:val="000000"/>
              </w:rPr>
              <w:t>Bag supposedly is an EBT with GUID based on TID</w:t>
            </w:r>
          </w:p>
        </w:tc>
      </w:tr>
      <w:tr w:rsidR="000F56C0" w14:paraId="14A58B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7A050" w14:textId="77777777" w:rsidR="000F56C0" w:rsidRDefault="000F56C0" w:rsidP="00C60298">
            <w:pPr>
              <w:pStyle w:val="NormalWeb"/>
            </w:pPr>
            <w:r>
              <w:rPr>
                <w:color w:val="000000"/>
              </w:rPr>
              <w:t>.P/CLOVER/LMR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E1D44" w14:textId="77777777" w:rsidR="000F56C0" w:rsidRDefault="000F56C0" w:rsidP="00C60298">
            <w:pPr>
              <w:pStyle w:val="NormalWeb"/>
            </w:pPr>
            <w:r>
              <w:rPr>
                <w:color w:val="000000"/>
              </w:rPr>
              <w:t>Passenger's name</w:t>
            </w:r>
          </w:p>
        </w:tc>
      </w:tr>
      <w:tr w:rsidR="000F56C0" w14:paraId="50C08F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E0BB44" w14:textId="77777777" w:rsidR="000F56C0" w:rsidRDefault="000F56C0" w:rsidP="00C60298">
            <w:pPr>
              <w:pStyle w:val="NormalWeb"/>
            </w:pPr>
            <w:r>
              <w:rPr>
                <w:color w:val="000000"/>
              </w:rPr>
              <w:t>ENDBNS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7CEDEE" w14:textId="77777777" w:rsidR="000F56C0" w:rsidRDefault="000F56C0" w:rsidP="00C60298">
            <w:pPr>
              <w:pStyle w:val="NormalWeb"/>
            </w:pPr>
            <w:r>
              <w:rPr>
                <w:color w:val="000000"/>
              </w:rPr>
              <w:t>End of Message Identifier</w:t>
            </w:r>
          </w:p>
        </w:tc>
      </w:tr>
    </w:tbl>
    <w:p w14:paraId="0642FCF6" w14:textId="77777777" w:rsidR="000F56C0" w:rsidRDefault="000F56C0" w:rsidP="00C60298">
      <w:pPr>
        <w:pStyle w:val="Heading4"/>
        <w:rPr>
          <w:rFonts w:eastAsia="Times New Roman"/>
        </w:rPr>
      </w:pPr>
      <w:r>
        <w:rPr>
          <w:rStyle w:val="Strong"/>
          <w:rFonts w:eastAsia="Times New Roman"/>
          <w:b w:val="0"/>
          <w:bCs w:val="0"/>
          <w:color w:val="000000"/>
        </w:rPr>
        <w:t>7.9.5</w:t>
      </w:r>
      <w:r>
        <w:rPr>
          <w:rStyle w:val="Strong"/>
          <w:rFonts w:eastAsia="Times New Roman"/>
          <w:b w:val="0"/>
          <w:bCs w:val="0"/>
          <w:color w:val="000000"/>
        </w:rPr>
        <w:t> </w:t>
      </w:r>
      <w:r>
        <w:rPr>
          <w:rStyle w:val="Strong"/>
          <w:rFonts w:eastAsia="Times New Roman"/>
          <w:b w:val="0"/>
          <w:bCs w:val="0"/>
          <w:color w:val="000000"/>
        </w:rPr>
        <w:t>Baggage Not Seen Message with UID - duplicate after reduce to BIX</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661"/>
        <w:gridCol w:w="4349"/>
      </w:tblGrid>
      <w:tr w:rsidR="000F56C0" w14:paraId="36E08C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F23E3" w14:textId="77777777" w:rsidR="000F56C0" w:rsidRDefault="000F56C0" w:rsidP="00C60298">
            <w:pPr>
              <w:pStyle w:val="NormalWeb"/>
            </w:pPr>
            <w:r>
              <w:rPr>
                <w:color w:val="000000"/>
              </w:rPr>
              <w:t>BNS&lt;≡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408FFC" w14:textId="77777777" w:rsidR="000F56C0" w:rsidRDefault="000F56C0" w:rsidP="00C60298">
            <w:pPr>
              <w:pStyle w:val="NormalWeb"/>
            </w:pPr>
            <w:r>
              <w:rPr>
                <w:color w:val="000000"/>
              </w:rPr>
              <w:t>Message type (BNS)</w:t>
            </w:r>
          </w:p>
        </w:tc>
      </w:tr>
      <w:tr w:rsidR="000F56C0" w14:paraId="4644DA2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6EFEE1" w14:textId="77777777" w:rsidR="000F56C0" w:rsidRDefault="000F56C0" w:rsidP="00C60298">
            <w:pPr>
              <w:pStyle w:val="NormalWeb"/>
            </w:pPr>
            <w:r>
              <w:rPr>
                <w:color w:val="000000"/>
              </w:rPr>
              <w:t>.V/1TCDG////123ABC456Z&lt;≡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34D7BA" w14:textId="77777777" w:rsidR="000F56C0" w:rsidRDefault="000F56C0" w:rsidP="00C60298">
            <w:pPr>
              <w:pStyle w:val="NormalWeb"/>
            </w:pPr>
            <w:r>
              <w:rPr>
                <w:color w:val="000000"/>
              </w:rPr>
              <w:t>Transfer bags at CDG with Encryption</w:t>
            </w:r>
          </w:p>
        </w:tc>
      </w:tr>
      <w:tr w:rsidR="000F56C0" w14:paraId="77F6894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72E7DB" w14:textId="77777777" w:rsidR="000F56C0" w:rsidRDefault="000F56C0" w:rsidP="00C60298">
            <w:pPr>
              <w:pStyle w:val="NormalWeb"/>
            </w:pPr>
            <w:r>
              <w:rPr>
                <w:color w:val="000000"/>
              </w:rPr>
              <w:t>.F/AF912/30APR/AMS/C&lt;≡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35B1E6" w14:textId="77777777" w:rsidR="000F56C0" w:rsidRDefault="000F56C0" w:rsidP="00C60298">
            <w:pPr>
              <w:pStyle w:val="NormalWeb"/>
            </w:pPr>
            <w:r>
              <w:rPr>
                <w:color w:val="000000"/>
              </w:rPr>
              <w:t>Outbound flight information (AF912 to AMS)</w:t>
            </w:r>
          </w:p>
        </w:tc>
      </w:tr>
      <w:tr w:rsidR="000F56C0" w14:paraId="00EBE26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FCBED5" w14:textId="77777777" w:rsidR="000F56C0" w:rsidRDefault="000F56C0" w:rsidP="00C60298">
            <w:pPr>
              <w:pStyle w:val="NormalWeb"/>
            </w:pPr>
            <w:r>
              <w:rPr>
                <w:color w:val="000000"/>
              </w:rPr>
              <w:t>.O/KL601/30APR/LAX/M&lt;≡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31D602" w14:textId="77777777" w:rsidR="000F56C0" w:rsidRDefault="000F56C0" w:rsidP="00C60298">
            <w:pPr>
              <w:pStyle w:val="NormalWeb"/>
            </w:pPr>
            <w:r>
              <w:rPr>
                <w:color w:val="000000"/>
              </w:rPr>
              <w:t>Onward flight information (KL601 to LAX)</w:t>
            </w:r>
          </w:p>
        </w:tc>
      </w:tr>
      <w:tr w:rsidR="000F56C0" w14:paraId="7537F01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590418" w14:textId="77777777" w:rsidR="000F56C0" w:rsidRDefault="000F56C0" w:rsidP="00C60298">
            <w:pPr>
              <w:pStyle w:val="NormalWeb"/>
            </w:pPr>
            <w:r>
              <w:rPr>
                <w:color w:val="000000"/>
              </w:rPr>
              <w:t>.N/0037123456002&lt;≡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FF10E5" w14:textId="77777777" w:rsidR="000F56C0" w:rsidRDefault="000F56C0" w:rsidP="00C60298">
            <w:pPr>
              <w:pStyle w:val="NormalWeb"/>
            </w:pPr>
            <w:r>
              <w:rPr>
                <w:color w:val="000000"/>
              </w:rPr>
              <w:t xml:space="preserve">2 missing bags, starting tag </w:t>
            </w:r>
            <w:proofErr w:type="spellStart"/>
            <w:r>
              <w:rPr>
                <w:color w:val="000000"/>
              </w:rPr>
              <w:t>nbr</w:t>
            </w:r>
            <w:proofErr w:type="spellEnd"/>
            <w:r>
              <w:rPr>
                <w:color w:val="000000"/>
              </w:rPr>
              <w:t xml:space="preserve"> 0037123456</w:t>
            </w:r>
          </w:p>
        </w:tc>
      </w:tr>
      <w:tr w:rsidR="000F56C0" w14:paraId="365084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28675" w14:textId="77777777" w:rsidR="000F56C0" w:rsidRDefault="000F56C0" w:rsidP="00C60298">
            <w:pPr>
              <w:pStyle w:val="NormalWeb"/>
            </w:pPr>
            <w:r>
              <w:rPr>
                <w:color w:val="000000"/>
              </w:rPr>
              <w:t>.M/0037123456//</w:t>
            </w:r>
          </w:p>
          <w:p w14:paraId="41ED2A1E" w14:textId="77777777" w:rsidR="000F56C0" w:rsidRDefault="000F56C0" w:rsidP="00C60298">
            <w:pPr>
              <w:pStyle w:val="NormalWeb"/>
            </w:pPr>
            <w:r>
              <w:rPr>
                <w:color w:val="000000"/>
              </w:rPr>
              <w:t>414F7E29507B4F2E9904F6583677C6FD&lt;≡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5A53A" w14:textId="77777777" w:rsidR="000F56C0" w:rsidRDefault="000F56C0" w:rsidP="00C60298">
            <w:pPr>
              <w:pStyle w:val="NormalWeb"/>
            </w:pPr>
            <w:r>
              <w:rPr>
                <w:color w:val="000000"/>
              </w:rPr>
              <w:t>Bag tag number; Issue date; Unique Identifier</w:t>
            </w:r>
          </w:p>
        </w:tc>
      </w:tr>
      <w:tr w:rsidR="000F56C0" w14:paraId="034198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ED7CF6" w14:textId="77777777" w:rsidR="000F56C0" w:rsidRDefault="000F56C0" w:rsidP="00C60298">
            <w:pPr>
              <w:pStyle w:val="NormalWeb"/>
            </w:pPr>
            <w:r>
              <w:rPr>
                <w:color w:val="000000"/>
              </w:rPr>
              <w:t>.M/0037123457//</w:t>
            </w:r>
          </w:p>
          <w:p w14:paraId="36DFC5AE" w14:textId="77777777" w:rsidR="000F56C0" w:rsidRDefault="000F56C0" w:rsidP="00C60298">
            <w:pPr>
              <w:pStyle w:val="NormalWeb"/>
            </w:pPr>
            <w:r>
              <w:rPr>
                <w:color w:val="000000"/>
              </w:rPr>
              <w:t>214FO2R93053171V82490D110HEV5D25&lt;≡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AF75A9" w14:textId="77777777" w:rsidR="000F56C0" w:rsidRDefault="000F56C0" w:rsidP="00C60298">
            <w:pPr>
              <w:pStyle w:val="NormalWeb"/>
            </w:pPr>
            <w:r>
              <w:rPr>
                <w:color w:val="000000"/>
              </w:rPr>
              <w:t>Bag tag number; Issue date; Unique Identifier</w:t>
            </w:r>
          </w:p>
        </w:tc>
      </w:tr>
      <w:tr w:rsidR="000F56C0" w14:paraId="76134FF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2CA55" w14:textId="77777777" w:rsidR="000F56C0" w:rsidRDefault="000F56C0" w:rsidP="00C60298">
            <w:pPr>
              <w:pStyle w:val="NormalWeb"/>
            </w:pPr>
            <w:r>
              <w:rPr>
                <w:color w:val="000000"/>
              </w:rPr>
              <w:t>.H/T4/GREEN/D46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68C325" w14:textId="77777777" w:rsidR="000F56C0" w:rsidRDefault="000F56C0" w:rsidP="00C60298">
            <w:pPr>
              <w:pStyle w:val="NormalWeb"/>
            </w:pPr>
            <w:r>
              <w:rPr>
                <w:color w:val="000000"/>
              </w:rPr>
              <w:t>Handling location T4/Handling pier GREEN</w:t>
            </w:r>
          </w:p>
        </w:tc>
      </w:tr>
      <w:tr w:rsidR="000F56C0" w14:paraId="24A2FC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009C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B4F189" w14:textId="77777777" w:rsidR="000F56C0" w:rsidRDefault="000F56C0" w:rsidP="00C60298">
            <w:pPr>
              <w:pStyle w:val="NormalWeb"/>
            </w:pPr>
            <w:r>
              <w:rPr>
                <w:color w:val="000000"/>
              </w:rPr>
              <w:t>/Handling gate D46</w:t>
            </w:r>
          </w:p>
        </w:tc>
      </w:tr>
      <w:tr w:rsidR="000F56C0" w14:paraId="347FBA2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C706C" w14:textId="77777777" w:rsidR="000F56C0" w:rsidRDefault="000F56C0" w:rsidP="00C60298">
            <w:pPr>
              <w:pStyle w:val="NormalWeb"/>
            </w:pPr>
            <w:r>
              <w:rPr>
                <w:color w:val="000000"/>
              </w:rPr>
              <w:t>.P/CLOVER/LMR&lt;≡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319722" w14:textId="77777777" w:rsidR="000F56C0" w:rsidRDefault="000F56C0" w:rsidP="00C60298">
            <w:pPr>
              <w:pStyle w:val="NormalWeb"/>
            </w:pPr>
            <w:r>
              <w:rPr>
                <w:color w:val="000000"/>
              </w:rPr>
              <w:t>Passenger's name</w:t>
            </w:r>
          </w:p>
        </w:tc>
      </w:tr>
      <w:tr w:rsidR="000F56C0" w14:paraId="5AA5F20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158353" w14:textId="77777777" w:rsidR="000F56C0" w:rsidRDefault="000F56C0" w:rsidP="00C60298">
            <w:pPr>
              <w:pStyle w:val="NormalWeb"/>
            </w:pPr>
            <w:r>
              <w:rPr>
                <w:color w:val="000000"/>
              </w:rPr>
              <w:t>.L/U52I91&lt;≡ PNR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BC51F" w14:textId="77777777" w:rsidR="000F56C0" w:rsidRDefault="000F56C0" w:rsidP="00C60298">
            <w:pPr>
              <w:pStyle w:val="NormalWeb"/>
            </w:pPr>
            <w:r>
              <w:rPr>
                <w:color w:val="000000"/>
              </w:rPr>
              <w:t>Address</w:t>
            </w:r>
          </w:p>
        </w:tc>
      </w:tr>
      <w:tr w:rsidR="000F56C0" w14:paraId="2AE43AC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43DAFA" w14:textId="77777777" w:rsidR="000F56C0" w:rsidRDefault="000F56C0" w:rsidP="00C60298">
            <w:pPr>
              <w:pStyle w:val="NormalWeb"/>
            </w:pPr>
            <w:r>
              <w:rPr>
                <w:color w:val="000000"/>
              </w:rPr>
              <w:t>.C/AJAX TOUR&lt;≡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48521" w14:textId="77777777" w:rsidR="000F56C0" w:rsidRDefault="000F56C0" w:rsidP="00C60298">
            <w:pPr>
              <w:pStyle w:val="NormalWeb"/>
            </w:pPr>
            <w:r>
              <w:rPr>
                <w:color w:val="000000"/>
              </w:rPr>
              <w:t>Tour information</w:t>
            </w:r>
          </w:p>
        </w:tc>
      </w:tr>
      <w:tr w:rsidR="000F56C0" w14:paraId="3D20BC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B08EF6" w14:textId="77777777" w:rsidR="000F56C0" w:rsidRDefault="000F56C0" w:rsidP="00C60298">
            <w:pPr>
              <w:pStyle w:val="NormalWeb"/>
            </w:pPr>
            <w:r>
              <w:rPr>
                <w:color w:val="000000"/>
              </w:rPr>
              <w:t>.R/LATE CHECK-IN&lt;≡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692797" w14:textId="77777777" w:rsidR="000F56C0" w:rsidRDefault="000F56C0" w:rsidP="00C60298">
            <w:pPr>
              <w:pStyle w:val="NormalWeb"/>
            </w:pPr>
            <w:r>
              <w:rPr>
                <w:color w:val="000000"/>
              </w:rPr>
              <w:t>Internal Airline Data</w:t>
            </w:r>
          </w:p>
        </w:tc>
      </w:tr>
      <w:tr w:rsidR="000F56C0" w14:paraId="6E1656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9A760" w14:textId="77777777" w:rsidR="000F56C0" w:rsidRDefault="000F56C0" w:rsidP="00C60298">
            <w:pPr>
              <w:pStyle w:val="NormalWeb"/>
            </w:pPr>
            <w:r>
              <w:rPr>
                <w:color w:val="000000"/>
              </w:rPr>
              <w:t>ENDBNS&lt;≡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6DFD9" w14:textId="77777777" w:rsidR="000F56C0" w:rsidRDefault="000F56C0" w:rsidP="00C60298">
            <w:pPr>
              <w:pStyle w:val="NormalWeb"/>
            </w:pPr>
            <w:r>
              <w:rPr>
                <w:color w:val="000000"/>
              </w:rPr>
              <w:t>End of Message Identifier</w:t>
            </w:r>
          </w:p>
        </w:tc>
      </w:tr>
    </w:tbl>
    <w:p w14:paraId="6A0A2809" w14:textId="77777777" w:rsidR="000F56C0" w:rsidRDefault="000F56C0" w:rsidP="00C60298">
      <w:pPr>
        <w:rPr>
          <w:rFonts w:eastAsia="Times New Roman"/>
        </w:rPr>
      </w:pPr>
    </w:p>
    <w:p w14:paraId="45005381" w14:textId="77777777" w:rsidR="00C60298" w:rsidRDefault="00C60298" w:rsidP="000F56C0">
      <w:pPr>
        <w:pStyle w:val="Heading1"/>
        <w:rPr>
          <w:rFonts w:eastAsia="Times New Roman"/>
          <w:kern w:val="36"/>
          <w:sz w:val="48"/>
          <w:szCs w:val="48"/>
          <w14:ligatures w14:val="none"/>
        </w:rPr>
      </w:pPr>
      <w:r>
        <w:rPr>
          <w:rFonts w:eastAsia="Times New Roman"/>
        </w:rPr>
        <w:t>8.x BCM/FMM messages</w:t>
      </w:r>
    </w:p>
    <w:p w14:paraId="38904FA2" w14:textId="77777777" w:rsidR="00C60298" w:rsidRDefault="00C60298" w:rsidP="00C60298">
      <w:pPr>
        <w:pStyle w:val="Heading2"/>
        <w:rPr>
          <w:rFonts w:eastAsia="Times New Roman"/>
        </w:rPr>
      </w:pPr>
      <w:r>
        <w:rPr>
          <w:rFonts w:eastAsia="Times New Roman"/>
        </w:rPr>
        <w:t>Processed</w:t>
      </w:r>
    </w:p>
    <w:p w14:paraId="134BD68A" w14:textId="77777777" w:rsidR="00C60298" w:rsidRDefault="00C60298" w:rsidP="00C60298">
      <w:pPr>
        <w:pStyle w:val="Heading2"/>
        <w:rPr>
          <w:rFonts w:eastAsia="Times New Roman"/>
        </w:rPr>
      </w:pPr>
      <w:r>
        <w:rPr>
          <w:rFonts w:eastAsia="Times New Roman"/>
        </w:rPr>
        <w:t>Pending analysis</w:t>
      </w:r>
    </w:p>
    <w:p w14:paraId="5F723A0F" w14:textId="77777777" w:rsidR="00C60298" w:rsidRDefault="00C60298" w:rsidP="00C60298">
      <w:pPr>
        <w:pStyle w:val="Heading4"/>
        <w:rPr>
          <w:rFonts w:eastAsia="Times New Roman"/>
        </w:rPr>
      </w:pPr>
      <w:r>
        <w:rPr>
          <w:rFonts w:eastAsia="Times New Roman"/>
        </w:rPr>
        <w:t>8.7.4.9.1 Example of the Final Match Message</w:t>
      </w:r>
    </w:p>
    <w:p w14:paraId="3C2A27B1" w14:textId="77777777" w:rsidR="00C60298" w:rsidRDefault="00C60298" w:rsidP="00C60298">
      <w:pPr>
        <w:pStyle w:val="NormalWeb"/>
      </w:pPr>
      <w:r>
        <w:t>Use case: Notify exceptions and instruct how to handle</w:t>
      </w:r>
    </w:p>
    <w:p w14:paraId="38418DC3" w14:textId="77777777" w:rsidR="00C60298" w:rsidRDefault="00C60298" w:rsidP="00C60298">
      <w:pPr>
        <w:pStyle w:val="NormalWeb"/>
      </w:pPr>
      <w:r>
        <w:t>Redaction: reduced to two instructions, each on single bag</w:t>
      </w:r>
    </w:p>
    <w:p w14:paraId="45E85139" w14:textId="77777777" w:rsidR="00C60298" w:rsidRDefault="00C60298" w:rsidP="00C60298">
      <w:pPr>
        <w:pStyle w:val="Heading5"/>
        <w:rPr>
          <w:rFonts w:eastAsia="Times New Roman"/>
        </w:rPr>
      </w:pPr>
      <w:r>
        <w:rPr>
          <w:rFonts w:eastAsia="Times New Roman"/>
        </w:rPr>
        <w:t>a: offload instruction (not authorized)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51"/>
        <w:gridCol w:w="6359"/>
      </w:tblGrid>
      <w:tr w:rsidR="00C60298" w14:paraId="2B4FD51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80DA4F" w14:textId="77777777" w:rsidR="00C60298" w:rsidRDefault="00C60298" w:rsidP="00C60298">
            <w:pPr>
              <w:pStyle w:val="NormalWeb"/>
            </w:pPr>
            <w:r>
              <w:t>BCM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40A66" w14:textId="77777777" w:rsidR="00C60298" w:rsidRDefault="00C60298" w:rsidP="00C60298">
            <w:pPr>
              <w:pStyle w:val="NormalWeb"/>
            </w:pPr>
            <w:r>
              <w:t>BCM - Standard Message Identifier</w:t>
            </w:r>
          </w:p>
        </w:tc>
      </w:tr>
      <w:tr w:rsidR="00C60298" w14:paraId="3BF811C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AE3B01" w14:textId="77777777" w:rsidR="00C60298" w:rsidRDefault="00C60298" w:rsidP="00C60298">
            <w:pPr>
              <w:pStyle w:val="NormalWeb"/>
            </w:pPr>
            <w:r>
              <w:t>FMM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A6DEE" w14:textId="77777777" w:rsidR="00C60298" w:rsidRDefault="00C60298" w:rsidP="00C60298">
            <w:pPr>
              <w:pStyle w:val="NormalWeb"/>
            </w:pPr>
            <w:r>
              <w:t>FMM - Secondary Level Message Identifier</w:t>
            </w:r>
          </w:p>
        </w:tc>
      </w:tr>
      <w:tr w:rsidR="00C60298" w14:paraId="1F78B6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E3890" w14:textId="77777777" w:rsidR="00C60298" w:rsidRDefault="00C60298"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5CB42C" w14:textId="77777777" w:rsidR="00C60298" w:rsidRDefault="00C60298" w:rsidP="00C60298">
            <w:pPr>
              <w:pStyle w:val="NormalWeb"/>
            </w:pPr>
            <w:r>
              <w:t>Local bags in FRA with acknowledgement request and Encryption</w:t>
            </w:r>
          </w:p>
        </w:tc>
      </w:tr>
      <w:tr w:rsidR="00C60298" w14:paraId="2961DC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CA6BC" w14:textId="77777777" w:rsidR="00C60298" w:rsidRDefault="00C60298" w:rsidP="00C60298">
            <w:pPr>
              <w:pStyle w:val="NormalWeb"/>
            </w:pPr>
            <w:r>
              <w:t>.F/LH3348/20MAR/GVA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6561B4" w14:textId="77777777" w:rsidR="00C60298" w:rsidRDefault="00C60298" w:rsidP="00C60298">
            <w:pPr>
              <w:pStyle w:val="NormalWeb"/>
            </w:pPr>
            <w:r>
              <w:t>Flight Info. - LH3348 to GVA</w:t>
            </w:r>
          </w:p>
        </w:tc>
      </w:tr>
      <w:tr w:rsidR="00C60298" w14:paraId="183996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675191" w14:textId="77777777" w:rsidR="00C60298" w:rsidRDefault="00C60298" w:rsidP="00C60298">
            <w:pPr>
              <w:pStyle w:val="NormalWeb"/>
            </w:pPr>
            <w:r>
              <w:t>.B/NAL/0220348087001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B0F87C" w14:textId="77777777" w:rsidR="00C60298" w:rsidRDefault="00C60298" w:rsidP="00C60298">
            <w:pPr>
              <w:pStyle w:val="NormalWeb"/>
            </w:pPr>
            <w:r>
              <w:t>Loaded, not authorised; should be offloaded</w:t>
            </w:r>
          </w:p>
        </w:tc>
      </w:tr>
      <w:tr w:rsidR="00C60298" w14:paraId="3D1A12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459A6" w14:textId="77777777" w:rsidR="00C60298" w:rsidRDefault="00C60298" w:rsidP="00C60298">
            <w:pPr>
              <w:pStyle w:val="NormalWeb"/>
            </w:pPr>
            <w:r>
              <w:t>ENDBCM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3032CE" w14:textId="77777777" w:rsidR="00C60298" w:rsidRDefault="00C60298" w:rsidP="00C60298">
            <w:pPr>
              <w:pStyle w:val="NormalWeb"/>
            </w:pPr>
            <w:r>
              <w:t>End of Message Identifier</w:t>
            </w:r>
          </w:p>
        </w:tc>
      </w:tr>
    </w:tbl>
    <w:p w14:paraId="2C4985D4" w14:textId="77777777" w:rsidR="00C60298" w:rsidRDefault="00C60298" w:rsidP="00C60298">
      <w:pPr>
        <w:pStyle w:val="Heading5"/>
        <w:rPr>
          <w:rFonts w:eastAsia="Times New Roman"/>
        </w:rPr>
      </w:pPr>
      <w:r>
        <w:rPr>
          <w:rFonts w:eastAsia="Times New Roman"/>
        </w:rPr>
        <w:t>b: verify unseen status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957"/>
        <w:gridCol w:w="4053"/>
      </w:tblGrid>
      <w:tr w:rsidR="00C60298" w14:paraId="6630B54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FD99A" w14:textId="77777777" w:rsidR="00C60298" w:rsidRDefault="00C60298" w:rsidP="00C60298">
            <w:pPr>
              <w:pStyle w:val="NormalWeb"/>
            </w:pPr>
            <w:r>
              <w:t>BCM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6BBCA4" w14:textId="77777777" w:rsidR="00C60298" w:rsidRDefault="00C60298" w:rsidP="00C60298">
            <w:pPr>
              <w:pStyle w:val="NormalWeb"/>
            </w:pPr>
            <w:r>
              <w:t>BCM - Standard Message Identifier</w:t>
            </w:r>
          </w:p>
        </w:tc>
      </w:tr>
      <w:tr w:rsidR="00C60298" w14:paraId="07C837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A7F6A7" w14:textId="77777777" w:rsidR="00C60298" w:rsidRDefault="00C60298" w:rsidP="00C60298">
            <w:pPr>
              <w:pStyle w:val="NormalWeb"/>
            </w:pPr>
            <w:r>
              <w:t>FMM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AE60E6" w14:textId="77777777" w:rsidR="00C60298" w:rsidRDefault="00C60298" w:rsidP="00C60298">
            <w:pPr>
              <w:pStyle w:val="NormalWeb"/>
            </w:pPr>
            <w:r>
              <w:t>FMM - Secondary Level Message Identifier</w:t>
            </w:r>
          </w:p>
        </w:tc>
      </w:tr>
      <w:tr w:rsidR="00C60298" w14:paraId="6AF66B9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0D3680" w14:textId="77777777" w:rsidR="00C60298" w:rsidRDefault="00C60298"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0A4FE" w14:textId="77777777" w:rsidR="00C60298" w:rsidRDefault="00C60298" w:rsidP="00C60298">
            <w:pPr>
              <w:pStyle w:val="NormalWeb"/>
            </w:pPr>
            <w:r>
              <w:t>Local bags in FRA with acknowledgement request and Encryption</w:t>
            </w:r>
          </w:p>
        </w:tc>
      </w:tr>
      <w:tr w:rsidR="00C60298" w14:paraId="1ECCD7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8AF027" w14:textId="77777777" w:rsidR="00C60298" w:rsidRDefault="00C60298" w:rsidP="00C60298">
            <w:pPr>
              <w:pStyle w:val="NormalWeb"/>
            </w:pPr>
            <w:r>
              <w:t>.F/LH3348/20MAR/GVA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BCFBA" w14:textId="77777777" w:rsidR="00C60298" w:rsidRDefault="00C60298" w:rsidP="00C60298">
            <w:pPr>
              <w:pStyle w:val="NormalWeb"/>
            </w:pPr>
            <w:r>
              <w:t>Flight Info. - LH3348 to GVA</w:t>
            </w:r>
          </w:p>
        </w:tc>
      </w:tr>
      <w:tr w:rsidR="00C60298" w14:paraId="4B095A4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858D20" w14:textId="77777777" w:rsidR="00C60298" w:rsidRDefault="00C60298" w:rsidP="00C60298">
            <w:pPr>
              <w:pStyle w:val="NormalWeb"/>
            </w:pPr>
            <w:r>
              <w:t>.B/UNS/0074123456001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3C42B" w14:textId="77777777" w:rsidR="00C60298" w:rsidRDefault="00C60298" w:rsidP="00C60298">
            <w:pPr>
              <w:pStyle w:val="NormalWeb"/>
            </w:pPr>
            <w:r>
              <w:t>Not seen</w:t>
            </w:r>
          </w:p>
        </w:tc>
      </w:tr>
      <w:tr w:rsidR="00C60298" w14:paraId="6B5784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D9E3AF" w14:textId="77777777" w:rsidR="00C60298" w:rsidRDefault="00C60298" w:rsidP="00C60298">
            <w:pPr>
              <w:pStyle w:val="NormalWeb"/>
            </w:pPr>
            <w:r>
              <w:t>.M/0074123456/T/E20034120132FC0003760E19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0094C2" w14:textId="77777777" w:rsidR="00C60298" w:rsidRDefault="00C60298" w:rsidP="00C60298">
            <w:pPr>
              <w:pStyle w:val="NormalWeb"/>
            </w:pPr>
            <w:r>
              <w:t>Bag is an EBT with a TID</w:t>
            </w:r>
          </w:p>
        </w:tc>
      </w:tr>
      <w:tr w:rsidR="00C60298" w14:paraId="02DC867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C9104" w14:textId="77777777" w:rsidR="00C60298" w:rsidRDefault="00C60298" w:rsidP="00C60298">
            <w:pPr>
              <w:pStyle w:val="NormalWeb"/>
            </w:pPr>
            <w:r>
              <w:t>ENDBCM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D412A8" w14:textId="77777777" w:rsidR="00C60298" w:rsidRDefault="00C60298" w:rsidP="00C60298">
            <w:pPr>
              <w:pStyle w:val="NormalWeb"/>
            </w:pPr>
            <w:r>
              <w:t>End of Message Identifier</w:t>
            </w:r>
          </w:p>
        </w:tc>
      </w:tr>
    </w:tbl>
    <w:p w14:paraId="611EFEA8" w14:textId="77777777" w:rsidR="00C60298" w:rsidRDefault="00C60298" w:rsidP="00C60298">
      <w:pPr>
        <w:pStyle w:val="NormalWeb"/>
      </w:pPr>
      <w:r>
        <w:t>Semantics: as per use case</w:t>
      </w:r>
    </w:p>
    <w:p w14:paraId="7D1C7029" w14:textId="77777777" w:rsidR="00C60298" w:rsidRDefault="00C60298" w:rsidP="00C60298">
      <w:pPr>
        <w:pStyle w:val="NormalWeb"/>
      </w:pPr>
      <w:r>
        <w:t>Analysis: note use of .B to signal these are exceptions to regular bag process</w:t>
      </w:r>
    </w:p>
    <w:p w14:paraId="4707D2C6" w14:textId="77777777" w:rsidR="00C60298" w:rsidRDefault="00C60298" w:rsidP="00C60298">
      <w:pPr>
        <w:pStyle w:val="NormalWeb"/>
      </w:pPr>
      <w:r>
        <w:t>In mapping we run a bit into an issue. Baggage Status is treated as a state indicated by handler, not as a “reconciled” state tracked by custodian. BCM-FMM expresses the baggage state as known to custodian. So, that does not flow nicely</w:t>
      </w:r>
    </w:p>
    <w:p w14:paraId="122DD5C4" w14:textId="77777777" w:rsidR="00C60298" w:rsidRDefault="00C60298" w:rsidP="00C60298">
      <w:pPr>
        <w:pStyle w:val="NormalWeb"/>
      </w:pPr>
      <w:r>
        <w:t>Result</w:t>
      </w:r>
    </w:p>
    <w:p w14:paraId="036E7FE5" w14:textId="77777777" w:rsidR="00C60298" w:rsidRDefault="00C60298" w:rsidP="00C60298">
      <w:pPr>
        <w:pStyle w:val="NormalWeb"/>
        <w:numPr>
          <w:ilvl w:val="0"/>
          <w:numId w:val="28"/>
        </w:numPr>
      </w:pPr>
      <w:hyperlink r:id="rId65" w:history="1">
        <w:r>
          <w:rPr>
            <w:rStyle w:val="Hyperlink"/>
          </w:rPr>
          <w:t>8.7.4.9.1.a Example of the Final Match Message</w:t>
        </w:r>
      </w:hyperlink>
    </w:p>
    <w:p w14:paraId="412D36CE" w14:textId="77777777" w:rsidR="00C60298" w:rsidRDefault="00C60298" w:rsidP="00C60298">
      <w:pPr>
        <w:pStyle w:val="Heading2"/>
        <w:rPr>
          <w:rFonts w:eastAsia="Times New Roman"/>
        </w:rPr>
      </w:pPr>
      <w:r>
        <w:rPr>
          <w:rFonts w:eastAsia="Times New Roman"/>
        </w:rPr>
        <w:t>Dropped as example</w:t>
      </w:r>
    </w:p>
    <w:p w14:paraId="7E9C42AA" w14:textId="77777777" w:rsidR="00C60298" w:rsidRDefault="00C60298" w:rsidP="00C60298">
      <w:pPr>
        <w:pStyle w:val="NormalWeb"/>
      </w:pPr>
      <w:r>
        <w:t>repeat of .b above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90"/>
        <w:gridCol w:w="4716"/>
      </w:tblGrid>
      <w:tr w:rsidR="00C60298" w14:paraId="0EF44E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B67F0D" w14:textId="77777777" w:rsidR="00C60298" w:rsidRDefault="00C60298" w:rsidP="00C60298">
            <w:pPr>
              <w:pStyle w:val="NormalWeb"/>
            </w:pPr>
            <w:r>
              <w:t>8.7.4.9.2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34E2FA" w14:textId="77777777" w:rsidR="00C60298" w:rsidRDefault="00C60298" w:rsidP="00C60298">
            <w:pPr>
              <w:pStyle w:val="NormalWeb"/>
            </w:pPr>
            <w:r>
              <w:t>Example of the Final Match Message with UID</w:t>
            </w:r>
          </w:p>
        </w:tc>
      </w:tr>
    </w:tbl>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02"/>
        <w:gridCol w:w="4508"/>
      </w:tblGrid>
      <w:tr w:rsidR="00C60298" w14:paraId="1B617D4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C774E" w14:textId="77777777" w:rsidR="00C60298" w:rsidRDefault="00C60298" w:rsidP="00C60298">
            <w:pPr>
              <w:pStyle w:val="NormalWeb"/>
            </w:pPr>
            <w:r>
              <w:t>BCM&lt;≡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F9C759" w14:textId="77777777" w:rsidR="00C60298" w:rsidRDefault="00C60298" w:rsidP="00C60298">
            <w:pPr>
              <w:pStyle w:val="NormalWeb"/>
            </w:pPr>
            <w:r>
              <w:t>BCM - Standard Message Identifier</w:t>
            </w:r>
          </w:p>
        </w:tc>
      </w:tr>
      <w:tr w:rsidR="00C60298" w14:paraId="78EBC9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F950A" w14:textId="77777777" w:rsidR="00C60298" w:rsidRDefault="00C60298" w:rsidP="00C60298">
            <w:pPr>
              <w:pStyle w:val="NormalWeb"/>
            </w:pPr>
            <w:r>
              <w:t>FMM&lt;≡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5535D" w14:textId="77777777" w:rsidR="00C60298" w:rsidRDefault="00C60298" w:rsidP="00C60298">
            <w:pPr>
              <w:pStyle w:val="NormalWeb"/>
            </w:pPr>
            <w:r>
              <w:t>FMM - Secondary Level Message Identifier</w:t>
            </w:r>
          </w:p>
        </w:tc>
      </w:tr>
      <w:tr w:rsidR="00C60298" w14:paraId="108FB3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901FF5" w14:textId="77777777" w:rsidR="00C60298" w:rsidRDefault="00C60298" w:rsidP="00C60298">
            <w:pPr>
              <w:pStyle w:val="NormalWeb"/>
            </w:pPr>
            <w:r>
              <w:t>.V/1LFRA//LH3348001/A/123ABC456Z&lt;≡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269E32" w14:textId="77777777" w:rsidR="00C60298" w:rsidRDefault="00C60298" w:rsidP="00C60298">
            <w:pPr>
              <w:pStyle w:val="NormalWeb"/>
            </w:pPr>
            <w:r>
              <w:t>Local bags in FRA with acknowledgement request and Encryption</w:t>
            </w:r>
          </w:p>
        </w:tc>
      </w:tr>
      <w:tr w:rsidR="00C60298" w14:paraId="5868CD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F2FC0" w14:textId="77777777" w:rsidR="00C60298" w:rsidRDefault="00C60298" w:rsidP="00C60298">
            <w:pPr>
              <w:pStyle w:val="NormalWeb"/>
            </w:pPr>
            <w:r>
              <w:t>.F/LH3348/20MAR/GVA&lt;≡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07CDA4" w14:textId="77777777" w:rsidR="00C60298" w:rsidRDefault="00C60298" w:rsidP="00C60298">
            <w:pPr>
              <w:pStyle w:val="NormalWeb"/>
            </w:pPr>
            <w:r>
              <w:t>Flight Info. - LH3348 to GVA</w:t>
            </w:r>
          </w:p>
        </w:tc>
      </w:tr>
      <w:tr w:rsidR="00C60298" w14:paraId="38A791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AD92F6" w14:textId="77777777" w:rsidR="00C60298" w:rsidRDefault="00C60298" w:rsidP="00C60298">
            <w:pPr>
              <w:pStyle w:val="NormalWeb"/>
            </w:pPr>
            <w:r>
              <w:t>.B/NAL/0220348087001&lt;≡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EBC9BF" w14:textId="77777777" w:rsidR="00C60298" w:rsidRDefault="00C60298" w:rsidP="00C60298">
            <w:pPr>
              <w:pStyle w:val="NormalWeb"/>
            </w:pPr>
            <w:r>
              <w:t>Loaded, not authorised; should be offloaded</w:t>
            </w:r>
          </w:p>
        </w:tc>
      </w:tr>
      <w:tr w:rsidR="00C60298" w14:paraId="26108A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98807" w14:textId="77777777" w:rsidR="00C60298" w:rsidRDefault="00C60298" w:rsidP="00C60298">
            <w:pPr>
              <w:pStyle w:val="NormalWeb"/>
            </w:pPr>
            <w:r>
              <w:t>.M/0037123456//</w:t>
            </w:r>
          </w:p>
          <w:p w14:paraId="446420C0" w14:textId="77777777" w:rsidR="00C60298" w:rsidRDefault="00C60298" w:rsidP="00C60298">
            <w:pPr>
              <w:pStyle w:val="NormalWeb"/>
            </w:pPr>
            <w:r>
              <w:t>414F7E29507B4F2E9904F6583677C6FD&lt;≡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94608" w14:textId="77777777" w:rsidR="00C60298" w:rsidRDefault="00C60298" w:rsidP="00C60298">
            <w:pPr>
              <w:pStyle w:val="NormalWeb"/>
            </w:pPr>
            <w:r>
              <w:t>Bag tag number; No Issue date; Globally Unique Identification number</w:t>
            </w:r>
          </w:p>
        </w:tc>
      </w:tr>
      <w:tr w:rsidR="00C60298" w14:paraId="451F53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9A8807" w14:textId="77777777" w:rsidR="00C60298" w:rsidRDefault="00C60298" w:rsidP="00C60298">
            <w:pPr>
              <w:pStyle w:val="NormalWeb"/>
            </w:pPr>
            <w:r>
              <w:t>ENDBCM&lt;≡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162FD" w14:textId="77777777" w:rsidR="00C60298" w:rsidRDefault="00C60298" w:rsidP="00C60298">
            <w:pPr>
              <w:pStyle w:val="NormalWeb"/>
            </w:pPr>
            <w:r>
              <w:t>End of Message Identifier</w:t>
            </w:r>
          </w:p>
        </w:tc>
      </w:tr>
    </w:tbl>
    <w:p w14:paraId="5DDB31C0" w14:textId="77777777" w:rsidR="00C60298" w:rsidRDefault="00C60298" w:rsidP="00C60298">
      <w:pPr>
        <w:rPr>
          <w:rFonts w:eastAsia="Times New Roman"/>
        </w:rPr>
      </w:pPr>
    </w:p>
    <w:p w14:paraId="3D107B47" w14:textId="77777777" w:rsidR="00C60298" w:rsidRPr="000F56C0" w:rsidRDefault="00C60298" w:rsidP="00C60298">
      <w:pPr>
        <w:rPr>
          <w:lang w:val="en-US"/>
        </w:rPr>
      </w:pPr>
    </w:p>
    <w:p w14:paraId="0FC240E5" w14:textId="3B43D9CC" w:rsidR="000F56C0" w:rsidRDefault="000F56C0" w:rsidP="000F56C0">
      <w:pPr>
        <w:pStyle w:val="Heading1"/>
        <w:rPr>
          <w:rFonts w:eastAsia="Times New Roman"/>
          <w:kern w:val="36"/>
          <w:sz w:val="48"/>
          <w:szCs w:val="48"/>
          <w14:ligatures w14:val="none"/>
        </w:rPr>
      </w:pPr>
      <w:r>
        <w:rPr>
          <w:rFonts w:eastAsia="Times New Roman"/>
        </w:rPr>
        <w:t>9.9 BMM messages</w:t>
      </w:r>
    </w:p>
    <w:p w14:paraId="5C02B04B" w14:textId="77777777" w:rsidR="000F56C0" w:rsidRDefault="000F56C0" w:rsidP="00C60298">
      <w:pPr>
        <w:pStyle w:val="Heading2"/>
        <w:rPr>
          <w:rFonts w:eastAsia="Times New Roman"/>
        </w:rPr>
      </w:pPr>
      <w:r>
        <w:rPr>
          <w:rFonts w:eastAsia="Times New Roman"/>
        </w:rPr>
        <w:t>Processed</w:t>
      </w:r>
    </w:p>
    <w:p w14:paraId="6E320D27" w14:textId="77777777" w:rsidR="000F56C0" w:rsidRDefault="000F56C0" w:rsidP="00C60298">
      <w:pPr>
        <w:pStyle w:val="Heading4"/>
        <w:rPr>
          <w:rFonts w:eastAsia="Times New Roman"/>
        </w:rPr>
      </w:pPr>
      <w:r>
        <w:rPr>
          <w:rStyle w:val="Strong"/>
          <w:rFonts w:eastAsia="Times New Roman"/>
          <w:b w:val="0"/>
          <w:bCs w:val="0"/>
          <w:color w:val="000000"/>
        </w:rPr>
        <w:t>9.9.1 Loaded bag</w:t>
      </w:r>
    </w:p>
    <w:p w14:paraId="112F7E31" w14:textId="77777777" w:rsidR="000F56C0" w:rsidRDefault="000F56C0" w:rsidP="00C60298">
      <w:pPr>
        <w:pStyle w:val="NormalWeb"/>
      </w:pPr>
      <w:r>
        <w:rPr>
          <w:color w:val="000000"/>
        </w:rPr>
        <w:t>Use case: Notify arrival handler of bag on aircraft</w:t>
      </w:r>
    </w:p>
    <w:p w14:paraId="6608DC5D" w14:textId="77777777" w:rsidR="000F56C0" w:rsidRDefault="000F56C0" w:rsidP="00C60298">
      <w:pPr>
        <w:pStyle w:val="NormalWeb"/>
      </w:pPr>
      <w:r>
        <w:t>Redaction: Removed parts, encryption, fixed .X to follow data dictionary, updated .U to be a BA container and reduced container to be single segment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77"/>
        <w:gridCol w:w="5333"/>
      </w:tblGrid>
      <w:tr w:rsidR="000F56C0" w14:paraId="717C281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ACF52" w14:textId="77777777" w:rsidR="000F56C0" w:rsidRDefault="000F56C0" w:rsidP="00C60298">
            <w:pPr>
              <w:pStyle w:val="NormalWeb"/>
            </w:pPr>
            <w:r>
              <w:rPr>
                <w:color w:val="000000"/>
              </w:rPr>
              <w:t>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F08070" w14:textId="77777777" w:rsidR="000F56C0" w:rsidRDefault="000F56C0" w:rsidP="00C60298">
            <w:pPr>
              <w:pStyle w:val="NormalWeb"/>
            </w:pPr>
            <w:r>
              <w:rPr>
                <w:color w:val="000000"/>
              </w:rPr>
              <w:t>BMM - Standard Message Identifier</w:t>
            </w:r>
          </w:p>
        </w:tc>
      </w:tr>
      <w:tr w:rsidR="000F56C0" w14:paraId="45E78F3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1A1D25" w14:textId="77777777" w:rsidR="000F56C0" w:rsidRDefault="000F56C0" w:rsidP="00C60298">
            <w:pPr>
              <w:pStyle w:val="NormalWeb"/>
            </w:pPr>
            <w:r>
              <w:rPr>
                <w:color w:val="000000"/>
              </w:rPr>
              <w:t>.V/1TSEL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DCEFC7" w14:textId="77777777" w:rsidR="000F56C0" w:rsidRDefault="000F56C0" w:rsidP="00C60298">
            <w:pPr>
              <w:pStyle w:val="NormalWeb"/>
            </w:pPr>
            <w:r>
              <w:rPr>
                <w:color w:val="000000"/>
              </w:rPr>
              <w:t>Transfer bag in SEL</w:t>
            </w:r>
          </w:p>
        </w:tc>
      </w:tr>
      <w:tr w:rsidR="000F56C0" w14:paraId="3522A2D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6F1137" w14:textId="77777777" w:rsidR="000F56C0" w:rsidRDefault="000F56C0" w:rsidP="00C60298">
            <w:pPr>
              <w:pStyle w:val="NormalWeb"/>
            </w:pPr>
            <w:r>
              <w:rPr>
                <w:color w:val="000000"/>
              </w:rPr>
              <w:t>.I/BA117/23JAN/LHR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F46710" w14:textId="77777777" w:rsidR="000F56C0" w:rsidRDefault="000F56C0" w:rsidP="00C60298">
            <w:pPr>
              <w:pStyle w:val="NormalWeb"/>
            </w:pPr>
            <w:r>
              <w:rPr>
                <w:color w:val="000000"/>
              </w:rPr>
              <w:t>Inbound flight BA117</w:t>
            </w:r>
          </w:p>
        </w:tc>
      </w:tr>
      <w:tr w:rsidR="000F56C0" w14:paraId="19D173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EA7CB" w14:textId="77777777" w:rsidR="000F56C0" w:rsidRDefault="000F56C0" w:rsidP="00C60298">
            <w:pPr>
              <w:pStyle w:val="NormalWeb"/>
            </w:pPr>
            <w:r>
              <w:rPr>
                <w:color w:val="000000"/>
              </w:rPr>
              <w:t>.U/AVE1234BA/024L/BT/Y/SEL/Y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07D05D" w14:textId="77777777" w:rsidR="000F56C0" w:rsidRDefault="000F56C0" w:rsidP="00C60298">
            <w:pPr>
              <w:pStyle w:val="NormalWeb"/>
            </w:pPr>
            <w:r>
              <w:rPr>
                <w:color w:val="000000"/>
              </w:rPr>
              <w:t>Loading Information (</w:t>
            </w:r>
            <w:proofErr w:type="spellStart"/>
            <w:r>
              <w:rPr>
                <w:color w:val="000000"/>
              </w:rPr>
              <w:t>ID;position;commodity;class;</w:t>
            </w:r>
            <w:r>
              <w:t>destination;</w:t>
            </w:r>
            <w:r>
              <w:rPr>
                <w:color w:val="000000"/>
              </w:rPr>
              <w:t>sealed</w:t>
            </w:r>
            <w:proofErr w:type="spellEnd"/>
            <w:r>
              <w:rPr>
                <w:color w:val="000000"/>
              </w:rPr>
              <w:t>)</w:t>
            </w:r>
          </w:p>
        </w:tc>
      </w:tr>
      <w:tr w:rsidR="000F56C0" w14:paraId="4332527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5353AA" w14:textId="77777777" w:rsidR="000F56C0" w:rsidRDefault="000F56C0" w:rsidP="00C60298">
            <w:pPr>
              <w:pStyle w:val="NormalWeb"/>
            </w:pPr>
            <w:r>
              <w:rPr>
                <w:color w:val="000000"/>
              </w:rPr>
              <w:t>.F/JL955/24JAN/NRT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BD6756" w14:textId="77777777" w:rsidR="000F56C0" w:rsidRDefault="000F56C0" w:rsidP="00C60298">
            <w:pPr>
              <w:pStyle w:val="NormalWeb"/>
            </w:pPr>
            <w:r>
              <w:rPr>
                <w:color w:val="000000"/>
              </w:rPr>
              <w:t>Outbound Flight JL955</w:t>
            </w:r>
          </w:p>
        </w:tc>
      </w:tr>
      <w:tr w:rsidR="000F56C0" w14:paraId="13C728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3762D" w14:textId="77777777" w:rsidR="000F56C0" w:rsidRDefault="000F56C0" w:rsidP="00C60298">
            <w:pPr>
              <w:pStyle w:val="NormalWeb"/>
            </w:pPr>
            <w:r>
              <w:rPr>
                <w:color w:val="000000"/>
              </w:rPr>
              <w:t>.H/T1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298459" w14:textId="77777777" w:rsidR="000F56C0" w:rsidRDefault="000F56C0" w:rsidP="00C60298">
            <w:pPr>
              <w:pStyle w:val="NormalWeb"/>
            </w:pPr>
            <w:r>
              <w:rPr>
                <w:color w:val="000000"/>
              </w:rPr>
              <w:t>Handling Location</w:t>
            </w:r>
          </w:p>
        </w:tc>
      </w:tr>
      <w:tr w:rsidR="000F56C0" w14:paraId="737A1C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FF5E5" w14:textId="77777777" w:rsidR="000F56C0" w:rsidRDefault="000F56C0" w:rsidP="00C60298">
            <w:pPr>
              <w:pStyle w:val="NormalWeb"/>
            </w:pPr>
            <w:r>
              <w:rPr>
                <w:color w:val="000000"/>
              </w:rPr>
              <w:t>.N/0125123456001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3940DD" w14:textId="77777777" w:rsidR="000F56C0" w:rsidRDefault="000F56C0" w:rsidP="00C60298">
            <w:pPr>
              <w:pStyle w:val="NormalWeb"/>
            </w:pPr>
            <w:r>
              <w:rPr>
                <w:color w:val="000000"/>
              </w:rPr>
              <w:t>Bag tag number; Number of consecutive tags</w:t>
            </w:r>
          </w:p>
        </w:tc>
      </w:tr>
      <w:tr w:rsidR="000F56C0" w14:paraId="1B6539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A904C3" w14:textId="77777777" w:rsidR="000F56C0" w:rsidRDefault="000F56C0" w:rsidP="00C60298">
            <w:pPr>
              <w:pStyle w:val="NormalWeb"/>
            </w:pPr>
            <w:r>
              <w:rPr>
                <w:color w:val="000000"/>
              </w:rP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287034" w14:textId="77777777" w:rsidR="000F56C0" w:rsidRDefault="000F56C0" w:rsidP="00C60298">
            <w:pPr>
              <w:pStyle w:val="NormalWeb"/>
            </w:pPr>
            <w:r>
              <w:rPr>
                <w:color w:val="000000"/>
              </w:rPr>
              <w:t>Loading sequence</w:t>
            </w:r>
          </w:p>
        </w:tc>
      </w:tr>
      <w:tr w:rsidR="000F56C0" w14:paraId="7CDDE2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62AA4C" w14:textId="77777777" w:rsidR="000F56C0" w:rsidRDefault="000F56C0" w:rsidP="00C60298">
            <w:pPr>
              <w:pStyle w:val="NormalWeb"/>
            </w:pPr>
            <w:r>
              <w:rPr>
                <w:color w:val="000000"/>
              </w:rPr>
              <w:t>.P/1CHAN/T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2BD02C" w14:textId="77777777" w:rsidR="000F56C0" w:rsidRDefault="000F56C0" w:rsidP="00C60298">
            <w:pPr>
              <w:pStyle w:val="NormalWeb"/>
            </w:pPr>
            <w:r>
              <w:rPr>
                <w:color w:val="000000"/>
              </w:rPr>
              <w:t>Passenger's name</w:t>
            </w:r>
          </w:p>
        </w:tc>
      </w:tr>
      <w:tr w:rsidR="000F56C0" w14:paraId="267A067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360428" w14:textId="77777777" w:rsidR="000F56C0" w:rsidRDefault="000F56C0" w:rsidP="00C60298">
            <w:pPr>
              <w:pStyle w:val="NormalWeb"/>
            </w:pPr>
            <w:r>
              <w:rPr>
                <w:color w:val="000000"/>
              </w:rPr>
              <w:t>.X//CLR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4A610E" w14:textId="77777777" w:rsidR="000F56C0" w:rsidRDefault="000F56C0" w:rsidP="00C60298">
            <w:pPr>
              <w:pStyle w:val="NormalWeb"/>
            </w:pPr>
            <w:r>
              <w:rPr>
                <w:color w:val="000000"/>
              </w:rPr>
              <w:t>Screening result</w:t>
            </w:r>
          </w:p>
        </w:tc>
      </w:tr>
      <w:tr w:rsidR="000F56C0" w14:paraId="087F13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7D04A" w14:textId="77777777" w:rsidR="000F56C0" w:rsidRDefault="000F56C0" w:rsidP="00C60298">
            <w:pPr>
              <w:pStyle w:val="NormalWeb"/>
            </w:pPr>
            <w:r>
              <w:rPr>
                <w:color w:val="000000"/>
              </w:rPr>
              <w:t>ENDBMM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DE696B" w14:textId="77777777" w:rsidR="000F56C0" w:rsidRDefault="000F56C0" w:rsidP="00C60298">
            <w:pPr>
              <w:pStyle w:val="NormalWeb"/>
            </w:pPr>
            <w:r>
              <w:rPr>
                <w:color w:val="000000"/>
              </w:rPr>
              <w:t>End of Message Identifier</w:t>
            </w:r>
          </w:p>
        </w:tc>
      </w:tr>
    </w:tbl>
    <w:p w14:paraId="0E0C8F36" w14:textId="77777777" w:rsidR="000F56C0" w:rsidRDefault="000F56C0" w:rsidP="00C60298">
      <w:pPr>
        <w:pStyle w:val="NormalWeb"/>
      </w:pPr>
      <w:r>
        <w:rPr>
          <w:color w:val="000000"/>
        </w:rPr>
        <w:t>Semantics: see use case</w:t>
      </w:r>
    </w:p>
    <w:p w14:paraId="12DEB807" w14:textId="77777777" w:rsidR="000F56C0" w:rsidRDefault="000F56C0" w:rsidP="00C60298">
      <w:pPr>
        <w:pStyle w:val="NormalWeb"/>
      </w:pPr>
      <w:r>
        <w:rPr>
          <w:color w:val="000000"/>
        </w:rPr>
        <w:t xml:space="preserve">Analysis: Be aware that in BMM, like in BTM(T) the .I element indicates the active bag segment (and hence sets the carrying segment). The event “realizes” when bag is actually loaded on the aircraft. Hence process is mapped to </w:t>
      </w:r>
      <w:proofErr w:type="spellStart"/>
      <w:r>
        <w:rPr>
          <w:color w:val="000000"/>
        </w:rPr>
        <w:t>T;Load;Load</w:t>
      </w:r>
      <w:proofErr w:type="spellEnd"/>
    </w:p>
    <w:p w14:paraId="05469ADF" w14:textId="77777777" w:rsidR="000F56C0" w:rsidRDefault="000F56C0" w:rsidP="00C60298">
      <w:pPr>
        <w:pStyle w:val="NormalWeb"/>
      </w:pPr>
      <w:r>
        <w:rPr>
          <w:color w:val="000000"/>
        </w:rPr>
        <w:t xml:space="preserve">Result: </w:t>
      </w:r>
      <w:hyperlink r:id="rId66" w:history="1">
        <w:r>
          <w:rPr>
            <w:rStyle w:val="Hyperlink"/>
          </w:rPr>
          <w:t>9.9.1 Loaded bag</w:t>
        </w:r>
      </w:hyperlink>
    </w:p>
    <w:p w14:paraId="00B00494" w14:textId="77777777" w:rsidR="000F56C0" w:rsidRDefault="000F56C0" w:rsidP="00C60298">
      <w:pPr>
        <w:pStyle w:val="Heading4"/>
        <w:rPr>
          <w:rFonts w:eastAsia="Times New Roman"/>
        </w:rPr>
      </w:pPr>
      <w:r>
        <w:rPr>
          <w:rFonts w:eastAsia="Times New Roman"/>
        </w:rPr>
        <w:t>9.9.3 UNAC bag</w:t>
      </w:r>
    </w:p>
    <w:p w14:paraId="7BAC51A4" w14:textId="77777777" w:rsidR="000F56C0" w:rsidRDefault="000F56C0" w:rsidP="00C60298">
      <w:pPr>
        <w:pStyle w:val="NormalWeb"/>
      </w:pPr>
      <w:r>
        <w:t>Use case: notification of unaccompanied bag, to be collected by handler for delivery to passenger</w:t>
      </w:r>
    </w:p>
    <w:p w14:paraId="1CC50368" w14:textId="77777777" w:rsidR="000F56C0" w:rsidRDefault="000F56C0" w:rsidP="00C60298">
      <w:pPr>
        <w:pStyle w:val="NormalWeb"/>
      </w:pPr>
      <w:r>
        <w:t>Redaction: removed parts, encryption; container for inbound flight: BA; removed surplus from .U .N, .Q; .X conform data dictionary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77"/>
        <w:gridCol w:w="5333"/>
      </w:tblGrid>
      <w:tr w:rsidR="000F56C0" w14:paraId="1D4529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07157" w14:textId="77777777" w:rsidR="000F56C0" w:rsidRDefault="000F56C0" w:rsidP="00C60298">
            <w:pPr>
              <w:pStyle w:val="NormalWeb"/>
            </w:pPr>
            <w:r>
              <w:t>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A8F829" w14:textId="77777777" w:rsidR="000F56C0" w:rsidRDefault="000F56C0" w:rsidP="00C60298">
            <w:pPr>
              <w:pStyle w:val="NormalWeb"/>
            </w:pPr>
            <w:r>
              <w:t>BMM - Standard Message Identifier</w:t>
            </w:r>
          </w:p>
        </w:tc>
      </w:tr>
      <w:tr w:rsidR="000F56C0" w14:paraId="233B8A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601B33" w14:textId="77777777" w:rsidR="000F56C0" w:rsidRDefault="000F56C0" w:rsidP="00C60298">
            <w:pPr>
              <w:pStyle w:val="NormalWeb"/>
            </w:pPr>
            <w:r>
              <w:t>.V/1TSEL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002295" w14:textId="77777777" w:rsidR="000F56C0" w:rsidRDefault="000F56C0" w:rsidP="00C60298">
            <w:pPr>
              <w:pStyle w:val="NormalWeb"/>
            </w:pPr>
            <w:r>
              <w:t>Transfer bag in SEL</w:t>
            </w:r>
          </w:p>
        </w:tc>
      </w:tr>
      <w:tr w:rsidR="000F56C0" w14:paraId="18C934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38D93" w14:textId="77777777" w:rsidR="000F56C0" w:rsidRDefault="000F56C0" w:rsidP="00C60298">
            <w:pPr>
              <w:pStyle w:val="NormalWeb"/>
            </w:pPr>
            <w:r>
              <w:t>.I/BA117/23JAN/LHR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9B16DF" w14:textId="77777777" w:rsidR="000F56C0" w:rsidRDefault="000F56C0" w:rsidP="00C60298">
            <w:pPr>
              <w:pStyle w:val="NormalWeb"/>
            </w:pPr>
            <w:r>
              <w:t>Inbound flight BA117</w:t>
            </w:r>
          </w:p>
        </w:tc>
      </w:tr>
      <w:tr w:rsidR="000F56C0" w14:paraId="52FDD1C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D5078" w14:textId="77777777" w:rsidR="000F56C0" w:rsidRDefault="000F56C0" w:rsidP="00C60298">
            <w:pPr>
              <w:pStyle w:val="NormalWeb"/>
            </w:pPr>
            <w:r>
              <w:t>.U/AVE1234BA/024L/BT/Y/SEL/Y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515B0" w14:textId="77777777" w:rsidR="000F56C0" w:rsidRDefault="000F56C0" w:rsidP="00C60298">
            <w:pPr>
              <w:pStyle w:val="NormalWeb"/>
            </w:pPr>
            <w:r>
              <w:t>Loading Information</w:t>
            </w:r>
          </w:p>
        </w:tc>
      </w:tr>
      <w:tr w:rsidR="000F56C0" w14:paraId="624D61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65E57B" w14:textId="77777777" w:rsidR="000F56C0" w:rsidRDefault="000F56C0" w:rsidP="00C60298">
            <w:pPr>
              <w:pStyle w:val="NormalWeb"/>
            </w:pPr>
            <w:r>
              <w:t>.F/JL955/24JAN/NRT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19B3D" w14:textId="77777777" w:rsidR="000F56C0" w:rsidRDefault="000F56C0" w:rsidP="00C60298">
            <w:pPr>
              <w:pStyle w:val="NormalWeb"/>
            </w:pPr>
            <w:r>
              <w:t>Outbound Flight JL955</w:t>
            </w:r>
          </w:p>
        </w:tc>
      </w:tr>
      <w:tr w:rsidR="000F56C0" w14:paraId="175453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97E7C1" w14:textId="77777777" w:rsidR="000F56C0" w:rsidRDefault="000F56C0" w:rsidP="00C60298">
            <w:pPr>
              <w:pStyle w:val="NormalWeb"/>
            </w:pPr>
            <w:r>
              <w:t>.H/T1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A2B05A" w14:textId="77777777" w:rsidR="000F56C0" w:rsidRDefault="000F56C0" w:rsidP="00C60298">
            <w:pPr>
              <w:pStyle w:val="NormalWeb"/>
            </w:pPr>
            <w:r>
              <w:t>Handling Location</w:t>
            </w:r>
          </w:p>
        </w:tc>
      </w:tr>
      <w:tr w:rsidR="000F56C0" w14:paraId="64D236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0E5154" w14:textId="77777777" w:rsidR="000F56C0" w:rsidRDefault="000F56C0" w:rsidP="00C60298">
            <w:pPr>
              <w:pStyle w:val="NormalWeb"/>
            </w:pPr>
            <w:r>
              <w:t>.N/0125123456001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52CEBE" w14:textId="77777777" w:rsidR="000F56C0" w:rsidRDefault="000F56C0" w:rsidP="00C60298">
            <w:pPr>
              <w:pStyle w:val="NormalWeb"/>
            </w:pPr>
            <w:r>
              <w:t>Bag tag number</w:t>
            </w:r>
          </w:p>
        </w:tc>
      </w:tr>
      <w:tr w:rsidR="000F56C0" w14:paraId="7466961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92DFA4" w14:textId="77777777" w:rsidR="000F56C0" w:rsidRDefault="000F56C0" w:rsidP="00C60298">
            <w:pPr>
              <w:pStyle w:val="NormalWeb"/>
            </w:pPr>
            <w: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9A8ED6" w14:textId="77777777" w:rsidR="000F56C0" w:rsidRDefault="000F56C0" w:rsidP="00C60298">
            <w:pPr>
              <w:pStyle w:val="NormalWeb"/>
            </w:pPr>
            <w:r>
              <w:t>Loading sequence</w:t>
            </w:r>
          </w:p>
        </w:tc>
      </w:tr>
      <w:tr w:rsidR="000F56C0" w14:paraId="71304C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999F71" w14:textId="77777777" w:rsidR="000F56C0" w:rsidRDefault="000F56C0" w:rsidP="00C60298">
            <w:pPr>
              <w:pStyle w:val="NormalWeb"/>
            </w:pPr>
            <w:r>
              <w:t>.P/1CHAN/T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681DA" w14:textId="77777777" w:rsidR="000F56C0" w:rsidRDefault="000F56C0" w:rsidP="00C60298">
            <w:pPr>
              <w:pStyle w:val="NormalWeb"/>
            </w:pPr>
            <w:r>
              <w:t>Passenger's name</w:t>
            </w:r>
          </w:p>
        </w:tc>
      </w:tr>
      <w:tr w:rsidR="000F56C0" w14:paraId="6CC7644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00498A" w14:textId="77777777" w:rsidR="000F56C0" w:rsidRDefault="000F56C0" w:rsidP="00C60298">
            <w:pPr>
              <w:pStyle w:val="NormalWeb"/>
            </w:pPr>
            <w:r>
              <w:t>.E/UNAC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121BF5" w14:textId="77777777" w:rsidR="000F56C0" w:rsidRDefault="000F56C0" w:rsidP="00C60298">
            <w:pPr>
              <w:pStyle w:val="NormalWeb"/>
            </w:pPr>
            <w:r>
              <w:t>Unaccompanied baggage to be collected by the passenger or the airline/handling agent</w:t>
            </w:r>
          </w:p>
        </w:tc>
      </w:tr>
      <w:tr w:rsidR="000F56C0" w14:paraId="1A9436A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5E4B83" w14:textId="77777777" w:rsidR="000F56C0" w:rsidRDefault="000F56C0" w:rsidP="00C60298">
            <w:pPr>
              <w:pStyle w:val="NormalWeb"/>
            </w:pPr>
            <w:r>
              <w:t>.X//CLR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83AD18" w14:textId="77777777" w:rsidR="000F56C0" w:rsidRDefault="000F56C0" w:rsidP="00C60298">
            <w:pPr>
              <w:pStyle w:val="NormalWeb"/>
            </w:pPr>
            <w:r>
              <w:t>Screening description</w:t>
            </w:r>
          </w:p>
        </w:tc>
      </w:tr>
      <w:tr w:rsidR="000F56C0" w14:paraId="18CC04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0182B4" w14:textId="77777777" w:rsidR="000F56C0" w:rsidRDefault="000F56C0" w:rsidP="00C60298">
            <w:pPr>
              <w:pStyle w:val="NormalWeb"/>
            </w:pPr>
            <w:r>
              <w:t>ENDBMM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000BA8" w14:textId="77777777" w:rsidR="000F56C0" w:rsidRDefault="000F56C0" w:rsidP="00C60298">
            <w:pPr>
              <w:pStyle w:val="NormalWeb"/>
            </w:pPr>
            <w:r>
              <w:t>End of Message Identifier</w:t>
            </w:r>
          </w:p>
        </w:tc>
      </w:tr>
    </w:tbl>
    <w:p w14:paraId="65E1CF7E" w14:textId="77777777" w:rsidR="000F56C0" w:rsidRDefault="000F56C0" w:rsidP="00C60298">
      <w:pPr>
        <w:pStyle w:val="NormalWeb"/>
      </w:pPr>
      <w:r>
        <w:t>Semantics: see use case</w:t>
      </w:r>
    </w:p>
    <w:p w14:paraId="22E2017F" w14:textId="77777777" w:rsidR="000F56C0" w:rsidRDefault="000F56C0" w:rsidP="00C60298">
      <w:pPr>
        <w:pStyle w:val="NormalWeb"/>
      </w:pPr>
      <w:r>
        <w:t>Analysis: See 9.9.1. This case adds an exception element.</w:t>
      </w:r>
    </w:p>
    <w:p w14:paraId="53602E1E" w14:textId="77777777" w:rsidR="000F56C0" w:rsidRDefault="000F56C0" w:rsidP="00C60298">
      <w:pPr>
        <w:pStyle w:val="NormalWeb"/>
      </w:pPr>
      <w:r>
        <w:t xml:space="preserve">Result: </w:t>
      </w:r>
      <w:hyperlink r:id="rId67" w:history="1">
        <w:r>
          <w:rPr>
            <w:rStyle w:val="Hyperlink"/>
          </w:rPr>
          <w:t>9.9.3 UNAC bag</w:t>
        </w:r>
      </w:hyperlink>
    </w:p>
    <w:p w14:paraId="2BD60B98" w14:textId="77777777" w:rsidR="000F56C0" w:rsidRDefault="000F56C0" w:rsidP="00C60298">
      <w:pPr>
        <w:pStyle w:val="Heading2"/>
        <w:rPr>
          <w:rFonts w:eastAsia="Times New Roman"/>
        </w:rPr>
      </w:pPr>
      <w:r>
        <w:rPr>
          <w:rFonts w:eastAsia="Times New Roman"/>
        </w:rPr>
        <w:t>Dropped as example</w:t>
      </w:r>
    </w:p>
    <w:p w14:paraId="4D877FC3" w14:textId="77777777" w:rsidR="000F56C0" w:rsidRDefault="000F56C0" w:rsidP="00C60298">
      <w:pPr>
        <w:pStyle w:val="Heading4"/>
        <w:rPr>
          <w:rFonts w:eastAsia="Times New Roman"/>
        </w:rPr>
      </w:pPr>
      <w:r>
        <w:rPr>
          <w:rFonts w:eastAsia="Times New Roman"/>
          <w:color w:val="000000"/>
        </w:rPr>
        <w:t>9.9.2 Multiple Usage - document, not event</w:t>
      </w:r>
    </w:p>
    <w:p w14:paraId="623D48DC" w14:textId="77777777" w:rsidR="000F56C0" w:rsidRDefault="000F56C0" w:rsidP="00C60298">
      <w:pPr>
        <w:pStyle w:val="NormalWeb"/>
      </w:pPr>
      <w:r>
        <w:t>Does not yield a new use case after reduction to set of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0"/>
        <w:gridCol w:w="6348"/>
        <w:gridCol w:w="210"/>
        <w:gridCol w:w="210"/>
        <w:gridCol w:w="1612"/>
      </w:tblGrid>
      <w:tr w:rsidR="000F56C0" w14:paraId="46096BE8"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104C6" w14:textId="77777777" w:rsidR="000F56C0" w:rsidRDefault="000F56C0" w:rsidP="00C60298">
            <w:pPr>
              <w:pStyle w:val="NormalWeb"/>
            </w:pPr>
            <w:r>
              <w:rPr>
                <w:color w:val="000000"/>
              </w:rPr>
              <w:t>9.9.2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C10C80" w14:textId="77777777" w:rsidR="000F56C0" w:rsidRDefault="000F56C0" w:rsidP="00C60298">
            <w:pPr>
              <w:pStyle w:val="NormalWeb"/>
            </w:pPr>
            <w:r>
              <w:rPr>
                <w:color w:val="000000"/>
              </w:rPr>
              <w:t>Example of Multiple Usage of Elements</w:t>
            </w:r>
          </w:p>
        </w:tc>
      </w:tr>
      <w:tr w:rsidR="000F56C0" w14:paraId="1F90CDEE"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7D823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F95723" w14:textId="77777777" w:rsidR="000F56C0" w:rsidRDefault="000F56C0" w:rsidP="00C60298">
            <w:pPr>
              <w:pStyle w:val="NormalWeb"/>
            </w:pPr>
            <w:r>
              <w:rPr>
                <w:color w:val="000000"/>
              </w:rPr>
              <w:t>Routing:</w:t>
            </w:r>
          </w:p>
        </w:tc>
      </w:tr>
      <w:tr w:rsidR="000F56C0" w14:paraId="439D2984"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38F2B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C4F6E1" w14:textId="77777777" w:rsidR="000F56C0" w:rsidRDefault="000F56C0" w:rsidP="00C60298">
            <w:pPr>
              <w:pStyle w:val="NormalWeb"/>
            </w:pPr>
            <w:r>
              <w:rPr>
                <w:color w:val="000000"/>
              </w:rPr>
              <w:t>BA111/23JAN/LHR/SIN</w:t>
            </w:r>
          </w:p>
          <w:p w14:paraId="2F3FF4C0" w14:textId="77777777" w:rsidR="000F56C0" w:rsidRDefault="000F56C0" w:rsidP="00C60298">
            <w:pPr>
              <w:pStyle w:val="NormalWeb"/>
            </w:pPr>
            <w:r>
              <w:rPr>
                <w:color w:val="000000"/>
              </w:rPr>
              <w:t>QF006/24JAN/SIN/SYD</w:t>
            </w:r>
          </w:p>
        </w:tc>
      </w:tr>
      <w:tr w:rsidR="000F56C0" w14:paraId="7DA859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4E768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26277C" w14:textId="77777777" w:rsidR="000F56C0" w:rsidRDefault="000F56C0" w:rsidP="00C60298">
            <w:pPr>
              <w:pStyle w:val="NormalWeb"/>
            </w:pPr>
            <w:r>
              <w:rPr>
                <w:color w:val="000000"/>
              </w:rPr>
              <w:t>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57F10" w14:textId="77777777" w:rsidR="000F56C0" w:rsidRDefault="000F56C0" w:rsidP="00C60298">
            <w:pPr>
              <w:pStyle w:val="NormalWeb"/>
            </w:pPr>
            <w:r>
              <w:rPr>
                <w:color w:val="000000"/>
              </w:rPr>
              <w:t>BMM - Standard Message Identifier</w:t>
            </w:r>
          </w:p>
        </w:tc>
      </w:tr>
      <w:tr w:rsidR="000F56C0" w14:paraId="7F19207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7BF0A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B53B0" w14:textId="77777777" w:rsidR="000F56C0" w:rsidRDefault="000F56C0" w:rsidP="00C60298">
            <w:pPr>
              <w:pStyle w:val="NormalWeb"/>
            </w:pPr>
            <w:r>
              <w:rPr>
                <w:color w:val="000000"/>
              </w:rPr>
              <w:t>.V/1TSIN&lt;≡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5662CD" w14:textId="77777777" w:rsidR="000F56C0" w:rsidRDefault="000F56C0" w:rsidP="00C60298">
            <w:pPr>
              <w:pStyle w:val="NormalWeb"/>
            </w:pPr>
            <w:r>
              <w:rPr>
                <w:color w:val="000000"/>
              </w:rPr>
              <w:t>Terminating and/or transfer bags at SIN</w:t>
            </w:r>
          </w:p>
        </w:tc>
      </w:tr>
      <w:tr w:rsidR="000F56C0" w14:paraId="1F70D6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FF9F2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A0CF6" w14:textId="77777777" w:rsidR="000F56C0" w:rsidRDefault="000F56C0" w:rsidP="00C60298">
            <w:pPr>
              <w:pStyle w:val="NormalWeb"/>
            </w:pPr>
            <w:r>
              <w:rPr>
                <w:color w:val="000000"/>
              </w:rPr>
              <w:t>.I/BA111/23JAN/LHR&lt;≡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201921" w14:textId="77777777" w:rsidR="000F56C0" w:rsidRDefault="000F56C0" w:rsidP="00C60298">
            <w:pPr>
              <w:pStyle w:val="NormalWeb"/>
            </w:pPr>
            <w:r>
              <w:rPr>
                <w:color w:val="000000"/>
              </w:rPr>
              <w:t>Inbound flight BA111</w:t>
            </w:r>
          </w:p>
        </w:tc>
      </w:tr>
      <w:tr w:rsidR="000F56C0" w14:paraId="1B9F94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9E82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7BC017" w14:textId="77777777" w:rsidR="000F56C0" w:rsidRDefault="000F56C0" w:rsidP="00C60298">
            <w:pPr>
              <w:pStyle w:val="NormalWeb"/>
            </w:pPr>
            <w:r>
              <w:rPr>
                <w:color w:val="000000"/>
              </w:rPr>
              <w:t>.U/AVE1234BA//M/F/SIN/Y/QF6/24JAN/SYD&lt;≡ I.</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84F45F" w14:textId="77777777" w:rsidR="000F56C0" w:rsidRDefault="000F56C0" w:rsidP="00C60298">
            <w:pPr>
              <w:pStyle w:val="NormalWeb"/>
            </w:pPr>
            <w:r>
              <w:rPr>
                <w:color w:val="000000"/>
              </w:rPr>
              <w:t>Loading information</w:t>
            </w:r>
          </w:p>
        </w:tc>
      </w:tr>
      <w:tr w:rsidR="000F56C0" w14:paraId="6E71DB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280E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B7E819" w14:textId="77777777" w:rsidR="000F56C0" w:rsidRDefault="000F56C0" w:rsidP="00C60298">
            <w:pPr>
              <w:pStyle w:val="NormalWeb"/>
            </w:pPr>
            <w:r>
              <w:rPr>
                <w:color w:val="000000"/>
              </w:rPr>
              <w:t>.F/QF006/24JAN/SYD/Y&lt;≡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FDA2E" w14:textId="77777777" w:rsidR="000F56C0" w:rsidRDefault="000F56C0" w:rsidP="00C60298">
            <w:pPr>
              <w:pStyle w:val="NormalWeb"/>
            </w:pPr>
            <w:r>
              <w:rPr>
                <w:color w:val="000000"/>
              </w:rPr>
              <w:t>A. Outbound Flight QF006</w:t>
            </w:r>
          </w:p>
        </w:tc>
      </w:tr>
      <w:tr w:rsidR="000F56C0" w14:paraId="6EFC819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ED280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4CE09" w14:textId="77777777" w:rsidR="000F56C0" w:rsidRDefault="000F56C0" w:rsidP="00C60298">
            <w:pPr>
              <w:pStyle w:val="NormalWeb"/>
            </w:pPr>
            <w:r>
              <w:rPr>
                <w:color w:val="000000"/>
              </w:rPr>
              <w:t>.N/0125064717001&lt;≡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10C0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3763CD"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49E4F88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04810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7D207" w14:textId="77777777" w:rsidR="000F56C0" w:rsidRDefault="000F56C0" w:rsidP="00C60298">
            <w:pPr>
              <w:pStyle w:val="NormalWeb"/>
            </w:pPr>
            <w:r>
              <w:rPr>
                <w:color w:val="000000"/>
              </w:rPr>
              <w:t>.Q/006&lt;≡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A1052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F5BE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538E9" w14:textId="77777777" w:rsidR="000F56C0" w:rsidRDefault="000F56C0" w:rsidP="00C60298">
            <w:pPr>
              <w:pStyle w:val="NormalWeb"/>
            </w:pPr>
            <w:r>
              <w:rPr>
                <w:color w:val="000000"/>
              </w:rPr>
              <w:t>a. Loading sequence</w:t>
            </w:r>
          </w:p>
        </w:tc>
      </w:tr>
      <w:tr w:rsidR="000F56C0" w14:paraId="6327966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1ED0C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CEAB6" w14:textId="77777777" w:rsidR="000F56C0" w:rsidRDefault="000F56C0" w:rsidP="00C60298">
            <w:pPr>
              <w:pStyle w:val="NormalWeb"/>
            </w:pPr>
            <w:r>
              <w:rPr>
                <w:color w:val="000000"/>
              </w:rPr>
              <w:t>.P/1NORMAN/G&lt;≡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548C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C582B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35A9B" w14:textId="77777777" w:rsidR="000F56C0" w:rsidRDefault="000F56C0" w:rsidP="00C60298">
            <w:pPr>
              <w:pStyle w:val="NormalWeb"/>
            </w:pPr>
            <w:r>
              <w:rPr>
                <w:color w:val="000000"/>
              </w:rPr>
              <w:t>b. Passenger's Name</w:t>
            </w:r>
          </w:p>
        </w:tc>
      </w:tr>
      <w:tr w:rsidR="000F56C0" w14:paraId="0DC99F0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C263D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DB25C" w14:textId="77777777" w:rsidR="000F56C0" w:rsidRDefault="000F56C0" w:rsidP="00C60298">
            <w:pPr>
              <w:pStyle w:val="NormalWeb"/>
            </w:pPr>
            <w:r>
              <w:rPr>
                <w:color w:val="000000"/>
              </w:rPr>
              <w:t>.N/0125064912001&lt;≡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0392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E8322" w14:textId="77777777" w:rsidR="000F56C0" w:rsidRDefault="000F56C0" w:rsidP="00C60298">
            <w:pPr>
              <w:pStyle w:val="NormalWeb"/>
            </w:pPr>
            <w:r>
              <w:rPr>
                <w:color w:val="000000"/>
              </w:rPr>
              <w:t xml:space="preserve">2.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0FD130C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E568F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98F46" w14:textId="77777777" w:rsidR="000F56C0" w:rsidRDefault="000F56C0" w:rsidP="00C60298">
            <w:pPr>
              <w:pStyle w:val="NormalWeb"/>
            </w:pPr>
            <w:r>
              <w:rPr>
                <w:color w:val="000000"/>
              </w:rPr>
              <w:t>.Q/083&lt;≡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A305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1D777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DAFE2" w14:textId="77777777" w:rsidR="000F56C0" w:rsidRDefault="000F56C0" w:rsidP="00C60298">
            <w:pPr>
              <w:pStyle w:val="NormalWeb"/>
            </w:pPr>
            <w:r>
              <w:rPr>
                <w:color w:val="000000"/>
              </w:rPr>
              <w:t>a. Loading sequence</w:t>
            </w:r>
          </w:p>
        </w:tc>
      </w:tr>
      <w:tr w:rsidR="000F56C0" w14:paraId="741233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499E5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4CF542" w14:textId="77777777" w:rsidR="000F56C0" w:rsidRDefault="000F56C0" w:rsidP="00C60298">
            <w:pPr>
              <w:pStyle w:val="NormalWeb"/>
            </w:pPr>
            <w:r>
              <w:rPr>
                <w:color w:val="000000"/>
              </w:rPr>
              <w:t>.P/1ZELLER/F&lt;≡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69A38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3D8A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8C1BC6" w14:textId="77777777" w:rsidR="000F56C0" w:rsidRDefault="000F56C0" w:rsidP="00C60298">
            <w:pPr>
              <w:pStyle w:val="NormalWeb"/>
            </w:pPr>
            <w:r>
              <w:rPr>
                <w:color w:val="000000"/>
              </w:rPr>
              <w:t>b. Passenger's Name</w:t>
            </w:r>
          </w:p>
        </w:tc>
      </w:tr>
      <w:tr w:rsidR="000F56C0" w14:paraId="54746D2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CF40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9F69F" w14:textId="77777777" w:rsidR="000F56C0" w:rsidRDefault="000F56C0" w:rsidP="00C60298">
            <w:pPr>
              <w:pStyle w:val="NormalWeb"/>
            </w:pPr>
            <w:r>
              <w:rPr>
                <w:color w:val="000000"/>
              </w:rPr>
              <w:t>.X/CLR/XRAY&lt;≡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47226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EBD6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3F96C" w14:textId="77777777" w:rsidR="000F56C0" w:rsidRDefault="000F56C0" w:rsidP="00C60298">
            <w:pPr>
              <w:pStyle w:val="NormalWeb"/>
            </w:pPr>
            <w:r>
              <w:rPr>
                <w:color w:val="000000"/>
              </w:rPr>
              <w:t>c. Baggage Security Screening</w:t>
            </w:r>
          </w:p>
        </w:tc>
      </w:tr>
      <w:tr w:rsidR="000F56C0" w14:paraId="0D3025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8BCDC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631581" w14:textId="77777777" w:rsidR="000F56C0" w:rsidRDefault="000F56C0" w:rsidP="00C60298">
            <w:pPr>
              <w:pStyle w:val="NormalWeb"/>
            </w:pPr>
            <w:r>
              <w:rPr>
                <w:color w:val="000000"/>
              </w:rPr>
              <w:t>.M/0125064917/G/E200341201324FC0A003760E18E943A1&lt;≡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CBC2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0ABFD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6D8FBD" w14:textId="77777777" w:rsidR="000F56C0" w:rsidRDefault="000F56C0" w:rsidP="00C60298">
            <w:pPr>
              <w:pStyle w:val="NormalWeb"/>
            </w:pPr>
            <w:r>
              <w:rPr>
                <w:color w:val="000000"/>
              </w:rPr>
              <w:t>d. Unique Identifier (GUID)</w:t>
            </w:r>
          </w:p>
        </w:tc>
      </w:tr>
      <w:tr w:rsidR="000F56C0" w14:paraId="76C7277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0FB95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463810" w14:textId="77777777" w:rsidR="000F56C0" w:rsidRDefault="000F56C0" w:rsidP="00C60298">
            <w:pPr>
              <w:pStyle w:val="NormalWeb"/>
            </w:pPr>
            <w:r>
              <w:rPr>
                <w:color w:val="000000"/>
              </w:rPr>
              <w:t>.M/0125064917/T/E20034120132FC0003760E19&lt;≡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1A88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0A763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6FB65" w14:textId="77777777" w:rsidR="000F56C0" w:rsidRDefault="000F56C0" w:rsidP="00C60298">
            <w:pPr>
              <w:pStyle w:val="NormalWeb"/>
            </w:pPr>
            <w:r>
              <w:rPr>
                <w:color w:val="000000"/>
              </w:rPr>
              <w:t>e. Unique Identifier (TID)</w:t>
            </w:r>
          </w:p>
        </w:tc>
      </w:tr>
      <w:tr w:rsidR="000F56C0" w14:paraId="70951B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2991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F6CC90" w14:textId="77777777" w:rsidR="000F56C0" w:rsidRDefault="000F56C0" w:rsidP="00C60298">
            <w:pPr>
              <w:pStyle w:val="NormalWeb"/>
            </w:pPr>
            <w:r>
              <w:rPr>
                <w:color w:val="000000"/>
              </w:rPr>
              <w:t>.N/0125064917001&lt;≡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126A4E"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8522CE" w14:textId="77777777" w:rsidR="000F56C0" w:rsidRDefault="000F56C0" w:rsidP="00C60298">
            <w:pPr>
              <w:pStyle w:val="NormalWeb"/>
            </w:pPr>
            <w:r>
              <w:rPr>
                <w:color w:val="000000"/>
              </w:rPr>
              <w:t xml:space="preserve">3.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04BE2D0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5EB87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D83A4D" w14:textId="77777777" w:rsidR="000F56C0" w:rsidRDefault="000F56C0" w:rsidP="00C60298">
            <w:pPr>
              <w:pStyle w:val="NormalWeb"/>
            </w:pPr>
            <w:r>
              <w:rPr>
                <w:color w:val="000000"/>
              </w:rPr>
              <w:t>.Q/117&lt;≡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4159D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14E7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C53F8" w14:textId="77777777" w:rsidR="000F56C0" w:rsidRDefault="000F56C0" w:rsidP="00C60298">
            <w:pPr>
              <w:pStyle w:val="NormalWeb"/>
            </w:pPr>
            <w:r>
              <w:rPr>
                <w:color w:val="000000"/>
              </w:rPr>
              <w:t>a. Loading sequence</w:t>
            </w:r>
          </w:p>
        </w:tc>
      </w:tr>
      <w:tr w:rsidR="000F56C0" w14:paraId="5DBA4DD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260E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DB4A77" w14:textId="77777777" w:rsidR="000F56C0" w:rsidRDefault="000F56C0" w:rsidP="00C60298">
            <w:pPr>
              <w:pStyle w:val="NormalWeb"/>
            </w:pPr>
            <w:r>
              <w:rPr>
                <w:color w:val="000000"/>
              </w:rPr>
              <w:t>.P/1SCHUT/KCWMRS&lt;≡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C48FF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3132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289B9" w14:textId="77777777" w:rsidR="000F56C0" w:rsidRDefault="000F56C0" w:rsidP="00C60298">
            <w:pPr>
              <w:pStyle w:val="NormalWeb"/>
            </w:pPr>
            <w:r>
              <w:rPr>
                <w:color w:val="000000"/>
              </w:rPr>
              <w:t>b. Passenger's Name</w:t>
            </w:r>
          </w:p>
        </w:tc>
      </w:tr>
      <w:tr w:rsidR="000F56C0" w14:paraId="25C54C6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49A79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B0492A" w14:textId="77777777" w:rsidR="000F56C0" w:rsidRDefault="000F56C0" w:rsidP="00C60298">
            <w:pPr>
              <w:pStyle w:val="NormalWeb"/>
            </w:pPr>
            <w:r>
              <w:rPr>
                <w:color w:val="000000"/>
              </w:rPr>
              <w:t>.X/CLR/XRAY&lt;≡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F3B84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09A5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CBCD6" w14:textId="77777777" w:rsidR="000F56C0" w:rsidRDefault="000F56C0" w:rsidP="00C60298">
            <w:pPr>
              <w:pStyle w:val="NormalWeb"/>
            </w:pPr>
            <w:r>
              <w:rPr>
                <w:color w:val="000000"/>
              </w:rPr>
              <w:t>c. Baggage Security Screening</w:t>
            </w:r>
          </w:p>
        </w:tc>
      </w:tr>
      <w:tr w:rsidR="000F56C0" w14:paraId="65147DE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13CD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582F78" w14:textId="77777777" w:rsidR="000F56C0" w:rsidRDefault="000F56C0" w:rsidP="00C60298">
            <w:pPr>
              <w:pStyle w:val="NormalWeb"/>
            </w:pPr>
            <w:r>
              <w:rPr>
                <w:color w:val="000000"/>
              </w:rPr>
              <w:t>.N/0125067239001&lt;≡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21D1E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D82ED" w14:textId="77777777" w:rsidR="000F56C0" w:rsidRDefault="000F56C0" w:rsidP="00C60298">
            <w:pPr>
              <w:pStyle w:val="NormalWeb"/>
            </w:pPr>
            <w:r>
              <w:rPr>
                <w:color w:val="000000"/>
              </w:rPr>
              <w:t xml:space="preserve">4.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0F1ED2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030B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CA803F" w14:textId="77777777" w:rsidR="000F56C0" w:rsidRDefault="000F56C0" w:rsidP="00C60298">
            <w:pPr>
              <w:pStyle w:val="NormalWeb"/>
            </w:pPr>
            <w:r>
              <w:rPr>
                <w:color w:val="000000"/>
              </w:rPr>
              <w:t>.Q/127&lt;≡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A6FCE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41FCA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70D88" w14:textId="77777777" w:rsidR="000F56C0" w:rsidRDefault="000F56C0" w:rsidP="00C60298">
            <w:pPr>
              <w:pStyle w:val="NormalWeb"/>
            </w:pPr>
            <w:r>
              <w:rPr>
                <w:color w:val="000000"/>
              </w:rPr>
              <w:t>a. Loading sequence</w:t>
            </w:r>
          </w:p>
        </w:tc>
      </w:tr>
      <w:tr w:rsidR="000F56C0" w14:paraId="7D49874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909FF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62DE2" w14:textId="77777777" w:rsidR="000F56C0" w:rsidRDefault="000F56C0" w:rsidP="00C60298">
            <w:pPr>
              <w:pStyle w:val="NormalWeb"/>
            </w:pPr>
            <w:r>
              <w:rPr>
                <w:color w:val="000000"/>
              </w:rPr>
              <w:t>.U//11R/M//SIN&lt;≡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2B1ECD" w14:textId="77777777" w:rsidR="000F56C0" w:rsidRDefault="000F56C0" w:rsidP="00C60298">
            <w:pPr>
              <w:pStyle w:val="NormalWeb"/>
            </w:pPr>
            <w:r>
              <w:rPr>
                <w:color w:val="000000"/>
              </w:rPr>
              <w:t>B. Loading information</w:t>
            </w:r>
          </w:p>
        </w:tc>
      </w:tr>
      <w:tr w:rsidR="000F56C0" w14:paraId="7B9DBC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D84CD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9CDF7" w14:textId="77777777" w:rsidR="000F56C0" w:rsidRDefault="000F56C0" w:rsidP="00C60298">
            <w:pPr>
              <w:pStyle w:val="NormalWeb"/>
            </w:pPr>
            <w:r>
              <w:rPr>
                <w:color w:val="000000"/>
              </w:rPr>
              <w:t>.N/0125065209001&lt;≡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2F7D7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CCDBE"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75B794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55697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BFAE3" w14:textId="77777777" w:rsidR="000F56C0" w:rsidRDefault="000F56C0" w:rsidP="00C60298">
            <w:pPr>
              <w:pStyle w:val="NormalWeb"/>
            </w:pPr>
            <w:r>
              <w:rPr>
                <w:color w:val="000000"/>
              </w:rPr>
              <w:t>.Q/36&lt;≡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94854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CA7C3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D2E57" w14:textId="77777777" w:rsidR="000F56C0" w:rsidRDefault="000F56C0" w:rsidP="00C60298">
            <w:pPr>
              <w:pStyle w:val="NormalWeb"/>
            </w:pPr>
            <w:r>
              <w:rPr>
                <w:color w:val="000000"/>
              </w:rPr>
              <w:t>a. Loading sequence</w:t>
            </w:r>
          </w:p>
        </w:tc>
      </w:tr>
      <w:tr w:rsidR="000F56C0" w14:paraId="1C0C49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A03D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D26018" w14:textId="77777777" w:rsidR="000F56C0" w:rsidRDefault="000F56C0" w:rsidP="00C60298">
            <w:pPr>
              <w:pStyle w:val="NormalWeb"/>
            </w:pPr>
            <w:r>
              <w:rPr>
                <w:color w:val="000000"/>
              </w:rPr>
              <w:t>.P/1JACKLIN/T&lt;≡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D3E6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0FCC6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1AD8F" w14:textId="77777777" w:rsidR="000F56C0" w:rsidRDefault="000F56C0" w:rsidP="00C60298">
            <w:pPr>
              <w:pStyle w:val="NormalWeb"/>
            </w:pPr>
            <w:r>
              <w:rPr>
                <w:color w:val="000000"/>
              </w:rPr>
              <w:t>b. Passenger's Name</w:t>
            </w:r>
          </w:p>
        </w:tc>
      </w:tr>
      <w:tr w:rsidR="000F56C0" w14:paraId="7E1D84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79FDE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E21E4" w14:textId="77777777" w:rsidR="000F56C0" w:rsidRDefault="000F56C0" w:rsidP="00C60298">
            <w:pPr>
              <w:pStyle w:val="NormalWeb"/>
            </w:pPr>
            <w:r>
              <w:rPr>
                <w:color w:val="000000"/>
              </w:rPr>
              <w:t>.X/CLR&lt;≡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3710A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86B4E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D7D546" w14:textId="77777777" w:rsidR="000F56C0" w:rsidRDefault="000F56C0" w:rsidP="00C60298">
            <w:pPr>
              <w:pStyle w:val="NormalWeb"/>
            </w:pPr>
            <w:r>
              <w:rPr>
                <w:color w:val="000000"/>
              </w:rPr>
              <w:t>c. Baggage Security Screening</w:t>
            </w:r>
          </w:p>
        </w:tc>
      </w:tr>
      <w:tr w:rsidR="000F56C0" w14:paraId="0476176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0BA1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A059AC" w14:textId="77777777" w:rsidR="000F56C0" w:rsidRDefault="000F56C0" w:rsidP="00C60298">
            <w:pPr>
              <w:pStyle w:val="NormalWeb"/>
            </w:pPr>
            <w:r>
              <w:rPr>
                <w:color w:val="000000"/>
              </w:rPr>
              <w:t>.M/0125065209/X/E200341201324FC0A003760E18454254&lt;≡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9D20B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C981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63B07A" w14:textId="77777777" w:rsidR="000F56C0" w:rsidRDefault="000F56C0" w:rsidP="00C60298">
            <w:pPr>
              <w:pStyle w:val="NormalWeb"/>
            </w:pPr>
            <w:r>
              <w:rPr>
                <w:color w:val="000000"/>
              </w:rPr>
              <w:t>d. Unique Identifier (GUID based on TID)</w:t>
            </w:r>
          </w:p>
        </w:tc>
      </w:tr>
      <w:tr w:rsidR="000F56C0" w14:paraId="47A285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6CB78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9086A" w14:textId="77777777" w:rsidR="000F56C0" w:rsidRDefault="000F56C0" w:rsidP="00C60298">
            <w:pPr>
              <w:pStyle w:val="NormalWeb"/>
            </w:pPr>
            <w:r>
              <w:rPr>
                <w:color w:val="000000"/>
              </w:rPr>
              <w:t>ENDBMM&lt;≡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48C97" w14:textId="77777777" w:rsidR="000F56C0" w:rsidRDefault="000F56C0" w:rsidP="00C60298">
            <w:pPr>
              <w:pStyle w:val="NormalWeb"/>
            </w:pPr>
            <w:r>
              <w:rPr>
                <w:color w:val="000000"/>
              </w:rPr>
              <w:t>End of Message Identifier</w:t>
            </w:r>
          </w:p>
        </w:tc>
      </w:tr>
    </w:tbl>
    <w:p w14:paraId="40D5436A" w14:textId="77777777" w:rsidR="000F56C0" w:rsidRDefault="000F56C0" w:rsidP="00C60298">
      <w:pPr>
        <w:pStyle w:val="Heading4"/>
        <w:rPr>
          <w:rFonts w:eastAsia="Times New Roman"/>
        </w:rPr>
      </w:pPr>
      <w:r>
        <w:rPr>
          <w:rFonts w:eastAsia="Times New Roman"/>
          <w:color w:val="000000"/>
        </w:rPr>
        <w:t>9.9.4 multi sector - document, not event</w:t>
      </w:r>
    </w:p>
    <w:p w14:paraId="5088215C" w14:textId="77777777" w:rsidR="000F56C0" w:rsidRDefault="000F56C0" w:rsidP="00C60298">
      <w:pPr>
        <w:pStyle w:val="NormalWeb"/>
      </w:pPr>
      <w:r>
        <w:rPr>
          <w:color w:val="000000"/>
        </w:rPr>
        <w:t>Concern: this is batch of bags, not individual event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0"/>
        <w:gridCol w:w="509"/>
        <w:gridCol w:w="509"/>
        <w:gridCol w:w="2754"/>
        <w:gridCol w:w="2754"/>
        <w:gridCol w:w="927"/>
        <w:gridCol w:w="927"/>
      </w:tblGrid>
      <w:tr w:rsidR="000F56C0" w14:paraId="3F0CBA42" w14:textId="77777777" w:rsidTr="00450526">
        <w:trPr>
          <w:gridAfter w:val="1"/>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496D3" w14:textId="77777777" w:rsidR="000F56C0" w:rsidRDefault="000F56C0" w:rsidP="00C60298">
            <w:pPr>
              <w:pStyle w:val="NormalWeb"/>
            </w:pPr>
            <w:r>
              <w:rPr>
                <w:color w:val="000000"/>
              </w:rPr>
              <w:t>9.9.4</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ACC4F" w14:textId="77777777" w:rsidR="000F56C0" w:rsidRDefault="000F56C0" w:rsidP="00C60298">
            <w:pPr>
              <w:pStyle w:val="NormalWeb"/>
            </w:pPr>
            <w:r>
              <w:rPr>
                <w:color w:val="000000"/>
              </w:rPr>
              <w:t>Example of Multi-Sector Flights - Routing: QF005 - /21FEB/FRA/BKK/SIN/SYD</w:t>
            </w:r>
          </w:p>
        </w:tc>
      </w:tr>
      <w:tr w:rsidR="000F56C0" w14:paraId="7A3A98D1" w14:textId="77777777" w:rsidTr="00450526">
        <w:trPr>
          <w:gridAfter w:val="1"/>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23B5C" w14:textId="77777777" w:rsidR="000F56C0" w:rsidRDefault="000F56C0" w:rsidP="00C60298">
            <w:pPr>
              <w:pStyle w:val="NormalWeb"/>
            </w:pPr>
            <w:r>
              <w:rPr>
                <w:color w:val="000000"/>
              </w:rPr>
              <w:t> </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BC19E6" w14:textId="77777777" w:rsidR="000F56C0" w:rsidRDefault="000F56C0" w:rsidP="00C60298">
            <w:pPr>
              <w:pStyle w:val="NormalWeb"/>
            </w:pPr>
            <w:r>
              <w:rPr>
                <w:rStyle w:val="Strong"/>
                <w:color w:val="000000"/>
              </w:rPr>
              <w:t>Example a - One BMM for Multiple Downline Stations</w:t>
            </w:r>
          </w:p>
        </w:tc>
      </w:tr>
      <w:tr w:rsidR="000F56C0" w14:paraId="3B7123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058B5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EE3AB" w14:textId="77777777" w:rsidR="000F56C0" w:rsidRDefault="000F56C0" w:rsidP="00C60298">
            <w:pPr>
              <w:pStyle w:val="NormalWeb"/>
            </w:pPr>
            <w:r>
              <w:rPr>
                <w:color w:val="000000"/>
              </w:rPr>
              <w:t>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0DBE8" w14:textId="77777777" w:rsidR="000F56C0" w:rsidRDefault="000F56C0" w:rsidP="00C60298">
            <w:pPr>
              <w:pStyle w:val="NormalWeb"/>
            </w:pPr>
            <w:r>
              <w:rPr>
                <w:color w:val="000000"/>
              </w:rPr>
              <w:t>BMM - Standard Message Identifier</w:t>
            </w:r>
          </w:p>
        </w:tc>
      </w:tr>
      <w:tr w:rsidR="000F56C0" w14:paraId="6E971FE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6720BE"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60176D" w14:textId="77777777" w:rsidR="000F56C0" w:rsidRDefault="000F56C0" w:rsidP="00C60298">
            <w:pPr>
              <w:pStyle w:val="NormalWeb"/>
            </w:pPr>
            <w:r>
              <w:rPr>
                <w:color w:val="000000"/>
              </w:rPr>
              <w:t>.V/1TBKK&lt;≡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6F9AEB" w14:textId="77777777" w:rsidR="000F56C0" w:rsidRDefault="000F56C0" w:rsidP="00C60298">
            <w:pPr>
              <w:pStyle w:val="NormalWeb"/>
            </w:pPr>
            <w:r>
              <w:rPr>
                <w:color w:val="000000"/>
              </w:rPr>
              <w:t>Terminating and/or transfer bags at BKK</w:t>
            </w:r>
          </w:p>
        </w:tc>
      </w:tr>
      <w:tr w:rsidR="000F56C0" w14:paraId="169148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AFEEC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675C79" w14:textId="77777777" w:rsidR="000F56C0" w:rsidRDefault="000F56C0" w:rsidP="00C60298">
            <w:pPr>
              <w:pStyle w:val="NormalWeb"/>
            </w:pPr>
            <w:r>
              <w:rPr>
                <w:color w:val="000000"/>
              </w:rPr>
              <w:t>.I/QF005/21FEB/FRA&lt;≡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535930" w14:textId="77777777" w:rsidR="000F56C0" w:rsidRDefault="000F56C0" w:rsidP="00C60298">
            <w:pPr>
              <w:pStyle w:val="NormalWeb"/>
            </w:pPr>
            <w:r>
              <w:rPr>
                <w:color w:val="000000"/>
              </w:rPr>
              <w:t>Inbound flight QF005</w:t>
            </w:r>
          </w:p>
        </w:tc>
      </w:tr>
      <w:tr w:rsidR="000F56C0" w14:paraId="7B8FE6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83FF5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E88B0C" w14:textId="77777777" w:rsidR="000F56C0" w:rsidRDefault="000F56C0" w:rsidP="00C60298">
            <w:pPr>
              <w:pStyle w:val="NormalWeb"/>
            </w:pPr>
            <w:r>
              <w:rPr>
                <w:color w:val="000000"/>
              </w:rPr>
              <w:t>.U/AKE1234QF//X/F/BKK&lt;≡&lt;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2B134A" w14:textId="77777777" w:rsidR="000F56C0" w:rsidRDefault="000F56C0" w:rsidP="00C60298">
            <w:pPr>
              <w:pStyle w:val="NormalWeb"/>
            </w:pPr>
            <w:r>
              <w:rPr>
                <w:color w:val="000000"/>
              </w:rPr>
              <w:t>A. Loading information</w:t>
            </w:r>
          </w:p>
        </w:tc>
      </w:tr>
      <w:tr w:rsidR="000F56C0" w14:paraId="4FFB55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7B8D0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DEED49" w14:textId="77777777" w:rsidR="000F56C0" w:rsidRDefault="000F56C0" w:rsidP="00C60298">
            <w:pPr>
              <w:pStyle w:val="NormalWeb"/>
            </w:pPr>
            <w:r>
              <w:rPr>
                <w:color w:val="000000"/>
              </w:rPr>
              <w:t>.N/0081987654001&lt;≡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1E0E4"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5D365C"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33EB62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435B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D2DA2" w14:textId="77777777" w:rsidR="000F56C0" w:rsidRDefault="000F56C0" w:rsidP="00C60298">
            <w:pPr>
              <w:pStyle w:val="NormalWeb"/>
            </w:pPr>
            <w:r>
              <w:rPr>
                <w:color w:val="000000"/>
              </w:rPr>
              <w:t>.Q/006&lt;≡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AC616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21F6E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8C145" w14:textId="77777777" w:rsidR="000F56C0" w:rsidRDefault="000F56C0" w:rsidP="00C60298">
            <w:pPr>
              <w:pStyle w:val="NormalWeb"/>
            </w:pPr>
            <w:r>
              <w:rPr>
                <w:color w:val="000000"/>
              </w:rPr>
              <w:t>a. Loading sequence</w:t>
            </w:r>
          </w:p>
        </w:tc>
      </w:tr>
      <w:tr w:rsidR="000F56C0" w14:paraId="07C30E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294BA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7EC2F" w14:textId="77777777" w:rsidR="000F56C0" w:rsidRDefault="000F56C0" w:rsidP="00C60298">
            <w:pPr>
              <w:pStyle w:val="NormalWeb"/>
            </w:pPr>
            <w:r>
              <w:rPr>
                <w:color w:val="000000"/>
              </w:rPr>
              <w:t>.P/1NORMAN/G&lt;≡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3C887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CECD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6CE3E" w14:textId="77777777" w:rsidR="000F56C0" w:rsidRDefault="000F56C0" w:rsidP="00C60298">
            <w:pPr>
              <w:pStyle w:val="NormalWeb"/>
            </w:pPr>
            <w:r>
              <w:rPr>
                <w:color w:val="000000"/>
              </w:rPr>
              <w:t>b. Passenger's Name</w:t>
            </w:r>
          </w:p>
        </w:tc>
      </w:tr>
      <w:tr w:rsidR="000F56C0" w14:paraId="6A9B61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FF917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7B9223" w14:textId="77777777" w:rsidR="000F56C0" w:rsidRDefault="000F56C0" w:rsidP="00C60298">
            <w:pPr>
              <w:pStyle w:val="NormalWeb"/>
            </w:pPr>
            <w:r>
              <w:rPr>
                <w:color w:val="000000"/>
              </w:rPr>
              <w:t>.U/AVE7890QF//M&lt;≡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22CBE" w14:textId="77777777" w:rsidR="000F56C0" w:rsidRDefault="000F56C0" w:rsidP="00C60298">
            <w:pPr>
              <w:pStyle w:val="NormalWeb"/>
            </w:pPr>
            <w:r>
              <w:rPr>
                <w:color w:val="000000"/>
              </w:rPr>
              <w:t>B. Loading information, indicating a mixed baggage in container that has to be examined at the first downline station</w:t>
            </w:r>
          </w:p>
        </w:tc>
      </w:tr>
      <w:tr w:rsidR="000F56C0" w14:paraId="508ABCF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EC57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EB73F2" w14:textId="77777777" w:rsidR="000F56C0" w:rsidRDefault="000F56C0" w:rsidP="00C60298">
            <w:pPr>
              <w:pStyle w:val="NormalWeb"/>
            </w:pPr>
            <w:r>
              <w:rPr>
                <w:color w:val="000000"/>
              </w:rPr>
              <w:t>.F/CX266/21FEB/HKG/Y&lt;≡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CC10CF"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DC5D1" w14:textId="77777777" w:rsidR="000F56C0" w:rsidRDefault="000F56C0" w:rsidP="00C60298">
            <w:pPr>
              <w:pStyle w:val="NormalWeb"/>
            </w:pPr>
            <w:r>
              <w:rPr>
                <w:color w:val="000000"/>
              </w:rPr>
              <w:t>1. Outbound Flight CX266</w:t>
            </w:r>
          </w:p>
        </w:tc>
      </w:tr>
      <w:tr w:rsidR="000F56C0" w14:paraId="641761B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811C7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2EB46F" w14:textId="77777777" w:rsidR="000F56C0" w:rsidRDefault="000F56C0" w:rsidP="00C60298">
            <w:pPr>
              <w:pStyle w:val="NormalWeb"/>
            </w:pPr>
            <w:r>
              <w:rPr>
                <w:color w:val="000000"/>
              </w:rPr>
              <w:t>.N/0081123456001&lt;≡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CCFC0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DCCE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A4F0C" w14:textId="77777777" w:rsidR="000F56C0" w:rsidRDefault="000F56C0" w:rsidP="00C60298">
            <w:pPr>
              <w:pStyle w:val="NormalWeb"/>
            </w:pPr>
            <w:r>
              <w:rPr>
                <w:color w:val="000000"/>
              </w:rPr>
              <w:t xml:space="preserve">a.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 for a bag transferring to HKG</w:t>
            </w:r>
          </w:p>
        </w:tc>
      </w:tr>
      <w:tr w:rsidR="000F56C0" w14:paraId="389D10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0D7C7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C6474" w14:textId="77777777" w:rsidR="000F56C0" w:rsidRDefault="000F56C0" w:rsidP="00C60298">
            <w:pPr>
              <w:pStyle w:val="NormalWeb"/>
            </w:pPr>
            <w:r>
              <w:rPr>
                <w:color w:val="000000"/>
              </w:rPr>
              <w:t>.W/K/1/21&lt;≡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688C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A6E4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F53271" w14:textId="77777777" w:rsidR="000F56C0" w:rsidRDefault="000F56C0" w:rsidP="00C60298">
            <w:pPr>
              <w:pStyle w:val="NormalWeb"/>
            </w:pPr>
            <w:r>
              <w:rPr>
                <w:color w:val="000000"/>
              </w:rPr>
              <w:t>b. Pieces and Weight Data</w:t>
            </w:r>
          </w:p>
        </w:tc>
      </w:tr>
      <w:tr w:rsidR="000F56C0" w14:paraId="261A5C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7D143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7C7D5B" w14:textId="77777777" w:rsidR="000F56C0" w:rsidRDefault="000F56C0" w:rsidP="00C60298">
            <w:pPr>
              <w:pStyle w:val="NormalWeb"/>
            </w:pPr>
            <w:r>
              <w:rPr>
                <w:color w:val="000000"/>
              </w:rPr>
              <w:t>.Q/020&lt;≡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1F91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1D591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F0C09E" w14:textId="77777777" w:rsidR="000F56C0" w:rsidRDefault="000F56C0" w:rsidP="00C60298">
            <w:pPr>
              <w:pStyle w:val="NormalWeb"/>
            </w:pPr>
            <w:r>
              <w:rPr>
                <w:color w:val="000000"/>
              </w:rPr>
              <w:t>c. Loading sequence</w:t>
            </w:r>
          </w:p>
        </w:tc>
      </w:tr>
      <w:tr w:rsidR="000F56C0" w14:paraId="5939F99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64BBB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823B64" w14:textId="77777777" w:rsidR="000F56C0" w:rsidRDefault="000F56C0" w:rsidP="00C60298">
            <w:pPr>
              <w:pStyle w:val="NormalWeb"/>
            </w:pPr>
            <w:r>
              <w:rPr>
                <w:color w:val="000000"/>
              </w:rPr>
              <w:t>.N/0008123456001&lt;≡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2D31F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3756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1BB6A1" w14:textId="77777777" w:rsidR="000F56C0" w:rsidRDefault="000F56C0" w:rsidP="00C60298">
            <w:pPr>
              <w:pStyle w:val="NormalWeb"/>
            </w:pPr>
            <w:r>
              <w:rPr>
                <w:color w:val="000000"/>
              </w:rPr>
              <w:t xml:space="preserve">d.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 for a bag terminating in BKK</w:t>
            </w:r>
          </w:p>
        </w:tc>
      </w:tr>
      <w:tr w:rsidR="000F56C0" w14:paraId="6BD4994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29953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E2AA8" w14:textId="77777777" w:rsidR="000F56C0" w:rsidRDefault="000F56C0" w:rsidP="00C60298">
            <w:pPr>
              <w:pStyle w:val="NormalWeb"/>
            </w:pPr>
            <w:r>
              <w:rPr>
                <w:color w:val="000000"/>
              </w:rPr>
              <w:t>.Q/021&lt;≡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C75A6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4068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DA113F" w14:textId="77777777" w:rsidR="000F56C0" w:rsidRDefault="000F56C0" w:rsidP="00C60298">
            <w:pPr>
              <w:pStyle w:val="NormalWeb"/>
            </w:pPr>
            <w:r>
              <w:rPr>
                <w:color w:val="000000"/>
              </w:rPr>
              <w:t>e. Loading sequence</w:t>
            </w:r>
          </w:p>
        </w:tc>
      </w:tr>
      <w:tr w:rsidR="000F56C0" w14:paraId="744182F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09B26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D0EE0" w14:textId="77777777" w:rsidR="000F56C0" w:rsidRDefault="000F56C0" w:rsidP="00C60298">
            <w:pPr>
              <w:pStyle w:val="NormalWeb"/>
            </w:pPr>
            <w:r>
              <w:rPr>
                <w:color w:val="000000"/>
              </w:rPr>
              <w:t>.F/CX288/21FEB/PEK/Y&lt;≡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0086D6" w14:textId="77777777" w:rsidR="000F56C0" w:rsidRDefault="000F56C0" w:rsidP="00C60298">
            <w:pPr>
              <w:pStyle w:val="NormalWeb"/>
            </w:pPr>
            <w:r>
              <w:rPr>
                <w:color w:val="000000"/>
              </w:rPr>
              <w:t>2. Outbound flight CX288</w:t>
            </w:r>
          </w:p>
        </w:tc>
      </w:tr>
      <w:tr w:rsidR="000F56C0" w14:paraId="037F3CF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49A1D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D338E1" w14:textId="77777777" w:rsidR="000F56C0" w:rsidRDefault="000F56C0" w:rsidP="00C60298">
            <w:pPr>
              <w:pStyle w:val="NormalWeb"/>
            </w:pPr>
            <w:r>
              <w:rPr>
                <w:color w:val="000000"/>
              </w:rPr>
              <w:t>.N/0008234567001&lt;≡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A064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0F930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8961F0" w14:textId="77777777" w:rsidR="000F56C0" w:rsidRDefault="000F56C0" w:rsidP="00C60298">
            <w:pPr>
              <w:pStyle w:val="NormalWeb"/>
            </w:pPr>
            <w:r>
              <w:rPr>
                <w:color w:val="000000"/>
              </w:rPr>
              <w:t xml:space="preserve">a.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 for a bag terminating in BKK</w:t>
            </w:r>
          </w:p>
        </w:tc>
      </w:tr>
      <w:tr w:rsidR="000F56C0" w14:paraId="5D683A8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1635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5C8ACC" w14:textId="77777777" w:rsidR="000F56C0" w:rsidRDefault="000F56C0" w:rsidP="00C60298">
            <w:pPr>
              <w:pStyle w:val="NormalWeb"/>
            </w:pPr>
            <w:r>
              <w:rPr>
                <w:color w:val="000000"/>
              </w:rPr>
              <w:t>.Q/022&lt;≡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45829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AE889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B8849" w14:textId="77777777" w:rsidR="000F56C0" w:rsidRDefault="000F56C0" w:rsidP="00C60298">
            <w:pPr>
              <w:pStyle w:val="NormalWeb"/>
            </w:pPr>
            <w:r>
              <w:rPr>
                <w:color w:val="000000"/>
              </w:rPr>
              <w:t>b. Loading sequence</w:t>
            </w:r>
          </w:p>
        </w:tc>
      </w:tr>
      <w:tr w:rsidR="000F56C0" w14:paraId="3AA43A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9A170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11930" w14:textId="77777777" w:rsidR="000F56C0" w:rsidRDefault="000F56C0" w:rsidP="00C60298">
            <w:pPr>
              <w:pStyle w:val="NormalWeb"/>
            </w:pPr>
            <w:r>
              <w:rPr>
                <w:color w:val="000000"/>
              </w:rPr>
              <w:t>.U/AKE1235QF//X/F/SIN&lt;≡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E03D80" w14:textId="77777777" w:rsidR="000F56C0" w:rsidRDefault="000F56C0" w:rsidP="00C60298">
            <w:pPr>
              <w:pStyle w:val="NormalWeb"/>
            </w:pPr>
            <w:r>
              <w:rPr>
                <w:color w:val="000000"/>
              </w:rPr>
              <w:t>C. Loading information indicating terminating bags in SIN</w:t>
            </w:r>
          </w:p>
        </w:tc>
      </w:tr>
      <w:tr w:rsidR="000F56C0" w14:paraId="2A11D7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53194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D8081" w14:textId="77777777" w:rsidR="000F56C0" w:rsidRDefault="000F56C0" w:rsidP="00C60298">
            <w:pPr>
              <w:pStyle w:val="NormalWeb"/>
            </w:pPr>
            <w:r>
              <w:rPr>
                <w:color w:val="000000"/>
              </w:rPr>
              <w:t>.N/0081767676001&lt;≡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3781D1"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C2E88"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6DC292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F7B8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2D783" w14:textId="77777777" w:rsidR="000F56C0" w:rsidRDefault="000F56C0" w:rsidP="00C60298">
            <w:pPr>
              <w:pStyle w:val="NormalWeb"/>
            </w:pPr>
            <w:r>
              <w:rPr>
                <w:color w:val="000000"/>
              </w:rPr>
              <w:t>.Q/026&lt;≡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92A4E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CC92A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3B423" w14:textId="77777777" w:rsidR="000F56C0" w:rsidRDefault="000F56C0" w:rsidP="00C60298">
            <w:pPr>
              <w:pStyle w:val="NormalWeb"/>
            </w:pPr>
            <w:r>
              <w:rPr>
                <w:color w:val="000000"/>
              </w:rPr>
              <w:t>a. Loading sequence</w:t>
            </w:r>
          </w:p>
        </w:tc>
      </w:tr>
      <w:tr w:rsidR="000F56C0" w14:paraId="0CF240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89BEB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6671C9" w14:textId="77777777" w:rsidR="000F56C0" w:rsidRDefault="000F56C0" w:rsidP="00C60298">
            <w:pPr>
              <w:pStyle w:val="NormalWeb"/>
            </w:pPr>
            <w:r>
              <w:rPr>
                <w:color w:val="000000"/>
              </w:rPr>
              <w:t>.P/1MAK/C&lt;≡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7F6C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3D49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F6E96" w14:textId="77777777" w:rsidR="000F56C0" w:rsidRDefault="000F56C0" w:rsidP="00C60298">
            <w:pPr>
              <w:pStyle w:val="NormalWeb"/>
            </w:pPr>
            <w:r>
              <w:rPr>
                <w:color w:val="000000"/>
              </w:rPr>
              <w:t>b. Passenger's Name</w:t>
            </w:r>
          </w:p>
        </w:tc>
      </w:tr>
      <w:tr w:rsidR="000F56C0" w14:paraId="15B8C6E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3822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F4697B" w14:textId="77777777" w:rsidR="000F56C0" w:rsidRDefault="000F56C0" w:rsidP="00C60298">
            <w:pPr>
              <w:pStyle w:val="NormalWeb"/>
            </w:pPr>
            <w:r>
              <w:rPr>
                <w:color w:val="000000"/>
              </w:rPr>
              <w:t>.U/AKE6667QF//M&lt;≡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7F7BAF" w14:textId="77777777" w:rsidR="000F56C0" w:rsidRDefault="000F56C0" w:rsidP="00C60298">
            <w:pPr>
              <w:pStyle w:val="NormalWeb"/>
            </w:pPr>
            <w:r>
              <w:rPr>
                <w:color w:val="000000"/>
              </w:rPr>
              <w:t>D. Loading information</w:t>
            </w:r>
          </w:p>
        </w:tc>
      </w:tr>
      <w:tr w:rsidR="000F56C0" w14:paraId="1C77E16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B3A66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04458A" w14:textId="77777777" w:rsidR="000F56C0" w:rsidRDefault="000F56C0" w:rsidP="00C60298">
            <w:pPr>
              <w:pStyle w:val="NormalWeb"/>
            </w:pPr>
            <w:r>
              <w:rPr>
                <w:color w:val="000000"/>
              </w:rPr>
              <w:t>.N/0081343434001&lt;≡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ECA3EA"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90740"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13751F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0F7E1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6434DB" w14:textId="77777777" w:rsidR="000F56C0" w:rsidRDefault="000F56C0" w:rsidP="00C60298">
            <w:pPr>
              <w:pStyle w:val="NormalWeb"/>
            </w:pPr>
            <w:r>
              <w:rPr>
                <w:color w:val="000000"/>
              </w:rPr>
              <w:t>.Q/030&lt;≡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4C97D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ADF1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FE2F9B" w14:textId="77777777" w:rsidR="000F56C0" w:rsidRDefault="000F56C0" w:rsidP="00C60298">
            <w:pPr>
              <w:pStyle w:val="NormalWeb"/>
            </w:pPr>
            <w:r>
              <w:rPr>
                <w:color w:val="000000"/>
              </w:rPr>
              <w:t>a. Loading sequence</w:t>
            </w:r>
          </w:p>
        </w:tc>
      </w:tr>
      <w:tr w:rsidR="000F56C0" w14:paraId="0963BF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467BA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0326DD" w14:textId="77777777" w:rsidR="000F56C0" w:rsidRDefault="000F56C0" w:rsidP="00C60298">
            <w:pPr>
              <w:pStyle w:val="NormalWeb"/>
            </w:pPr>
            <w:r>
              <w:rPr>
                <w:color w:val="000000"/>
              </w:rPr>
              <w:t>.U/AKE1236QF//X/F/SYD&lt;≡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F6BAA8" w14:textId="77777777" w:rsidR="000F56C0" w:rsidRDefault="000F56C0" w:rsidP="00C60298">
            <w:pPr>
              <w:pStyle w:val="NormalWeb"/>
            </w:pPr>
            <w:r>
              <w:rPr>
                <w:color w:val="000000"/>
              </w:rPr>
              <w:t>E. Loading information</w:t>
            </w:r>
          </w:p>
        </w:tc>
      </w:tr>
      <w:tr w:rsidR="000F56C0" w14:paraId="7BC061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672C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8F0B12" w14:textId="77777777" w:rsidR="000F56C0" w:rsidRDefault="000F56C0" w:rsidP="00C60298">
            <w:pPr>
              <w:pStyle w:val="NormalWeb"/>
            </w:pPr>
            <w:r>
              <w:rPr>
                <w:color w:val="000000"/>
              </w:rPr>
              <w:t>.N/0081222222001&lt;≡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8A142"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F3427"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535361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5A37B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17C7A4" w14:textId="77777777" w:rsidR="000F56C0" w:rsidRDefault="000F56C0" w:rsidP="00C60298">
            <w:pPr>
              <w:pStyle w:val="NormalWeb"/>
            </w:pPr>
            <w:r>
              <w:rPr>
                <w:color w:val="000000"/>
              </w:rPr>
              <w:t>.Q/022&lt;≡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28A7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97A1D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27C8E9" w14:textId="77777777" w:rsidR="000F56C0" w:rsidRDefault="000F56C0" w:rsidP="00C60298">
            <w:pPr>
              <w:pStyle w:val="NormalWeb"/>
            </w:pPr>
            <w:r>
              <w:rPr>
                <w:color w:val="000000"/>
              </w:rPr>
              <w:t>a. Loading sequence</w:t>
            </w:r>
          </w:p>
        </w:tc>
      </w:tr>
      <w:tr w:rsidR="000F56C0" w14:paraId="1B8D29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C35D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3B0E6A" w14:textId="77777777" w:rsidR="000F56C0" w:rsidRDefault="000F56C0" w:rsidP="00C60298">
            <w:pPr>
              <w:pStyle w:val="NormalWeb"/>
            </w:pPr>
            <w:r>
              <w:rPr>
                <w:color w:val="000000"/>
              </w:rPr>
              <w:t>.P/1KOEPKE/A&lt;≡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A4DC0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99415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6BC5BA" w14:textId="77777777" w:rsidR="000F56C0" w:rsidRDefault="000F56C0" w:rsidP="00C60298">
            <w:pPr>
              <w:pStyle w:val="NormalWeb"/>
            </w:pPr>
            <w:r>
              <w:rPr>
                <w:color w:val="000000"/>
              </w:rPr>
              <w:t>b. Passenger's Name</w:t>
            </w:r>
          </w:p>
        </w:tc>
      </w:tr>
      <w:tr w:rsidR="000F56C0" w14:paraId="662B4B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8C8DA"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BE1488" w14:textId="77777777" w:rsidR="000F56C0" w:rsidRDefault="000F56C0" w:rsidP="00C60298">
            <w:pPr>
              <w:pStyle w:val="NormalWeb"/>
            </w:pPr>
            <w:r>
              <w:rPr>
                <w:color w:val="000000"/>
              </w:rPr>
              <w:t>.U/AVE3333QF//M&lt;≡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68E3B" w14:textId="77777777" w:rsidR="000F56C0" w:rsidRDefault="000F56C0" w:rsidP="00C60298">
            <w:pPr>
              <w:pStyle w:val="NormalWeb"/>
            </w:pPr>
            <w:r>
              <w:rPr>
                <w:color w:val="000000"/>
              </w:rPr>
              <w:t>F. Loading information</w:t>
            </w:r>
          </w:p>
        </w:tc>
      </w:tr>
      <w:tr w:rsidR="000F56C0" w14:paraId="22ECA43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03B27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E29862" w14:textId="77777777" w:rsidR="000F56C0" w:rsidRDefault="000F56C0" w:rsidP="00C60298">
            <w:pPr>
              <w:pStyle w:val="NormalWeb"/>
            </w:pPr>
            <w:r>
              <w:rPr>
                <w:color w:val="000000"/>
              </w:rPr>
              <w:t>.N/0081393939001&lt;≡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CCBEE"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84BB2"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68BF2D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6570F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AB34B5" w14:textId="77777777" w:rsidR="000F56C0" w:rsidRDefault="000F56C0" w:rsidP="00C60298">
            <w:pPr>
              <w:pStyle w:val="NormalWeb"/>
            </w:pPr>
            <w:r>
              <w:rPr>
                <w:color w:val="000000"/>
              </w:rPr>
              <w:t>.Q/010&lt;≡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1C52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C5CC0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1E8DC" w14:textId="77777777" w:rsidR="000F56C0" w:rsidRDefault="000F56C0" w:rsidP="00C60298">
            <w:pPr>
              <w:pStyle w:val="NormalWeb"/>
            </w:pPr>
            <w:r>
              <w:rPr>
                <w:color w:val="000000"/>
              </w:rPr>
              <w:t>a. Loading sequence</w:t>
            </w:r>
          </w:p>
        </w:tc>
      </w:tr>
      <w:tr w:rsidR="000F56C0" w14:paraId="42C035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2FD73"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01D0FC" w14:textId="77777777" w:rsidR="000F56C0" w:rsidRDefault="000F56C0" w:rsidP="00C60298">
            <w:pPr>
              <w:pStyle w:val="NormalWeb"/>
            </w:pPr>
            <w:r>
              <w:rPr>
                <w:color w:val="000000"/>
              </w:rPr>
              <w:t>ENDBMM&lt;≡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BB33D4" w14:textId="77777777" w:rsidR="000F56C0" w:rsidRDefault="000F56C0" w:rsidP="00C60298">
            <w:pPr>
              <w:pStyle w:val="NormalWeb"/>
            </w:pPr>
            <w:r>
              <w:rPr>
                <w:color w:val="000000"/>
              </w:rPr>
              <w:t>End of Message Identifier</w:t>
            </w:r>
          </w:p>
        </w:tc>
      </w:tr>
      <w:tr w:rsidR="000F56C0" w14:paraId="6A4F8B4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1D933" w14:textId="77777777" w:rsidR="000F56C0" w:rsidRDefault="000F56C0" w:rsidP="00C60298">
            <w:pPr>
              <w:pStyle w:val="NormalWeb"/>
            </w:pPr>
            <w:r>
              <w:rPr>
                <w:color w:val="000000"/>
              </w:rPr>
              <w:t> </w:t>
            </w:r>
          </w:p>
        </w:tc>
        <w:tc>
          <w:tcPr>
            <w:tcW w:w="0" w:type="auto"/>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667F9" w14:textId="77777777" w:rsidR="000F56C0" w:rsidRDefault="000F56C0" w:rsidP="00C60298">
            <w:pPr>
              <w:pStyle w:val="NormalWeb"/>
            </w:pPr>
            <w:r>
              <w:rPr>
                <w:rStyle w:val="Strong"/>
                <w:color w:val="000000"/>
              </w:rPr>
              <w:t xml:space="preserve">Example b - Multiple </w:t>
            </w:r>
            <w:proofErr w:type="spellStart"/>
            <w:r>
              <w:rPr>
                <w:rStyle w:val="Strong"/>
                <w:color w:val="000000"/>
              </w:rPr>
              <w:t>BMMs</w:t>
            </w:r>
            <w:proofErr w:type="spellEnd"/>
            <w:r>
              <w:rPr>
                <w:rStyle w:val="Strong"/>
                <w:color w:val="000000"/>
              </w:rPr>
              <w:t xml:space="preserve"> for Each Flight Segment</w:t>
            </w:r>
          </w:p>
        </w:tc>
      </w:tr>
      <w:tr w:rsidR="000F56C0" w14:paraId="36627433" w14:textId="77777777" w:rsidTr="00450526">
        <w:trPr>
          <w:cantSplit/>
        </w:trPr>
        <w:tc>
          <w:tcPr>
            <w:tcW w:w="0" w:type="auto"/>
            <w:gridSpan w:val="7"/>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9E279D" w14:textId="77777777" w:rsidR="000F56C0" w:rsidRDefault="000F56C0" w:rsidP="00C60298">
            <w:pPr>
              <w:pStyle w:val="NormalWeb"/>
            </w:pPr>
            <w:r>
              <w:rPr>
                <w:color w:val="000000"/>
              </w:rPr>
              <w:t> </w:t>
            </w:r>
          </w:p>
        </w:tc>
      </w:tr>
      <w:tr w:rsidR="000F56C0" w14:paraId="6A88A7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08AE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AE0A4C" w14:textId="77777777" w:rsidR="000F56C0" w:rsidRDefault="000F56C0" w:rsidP="00C60298">
            <w:pPr>
              <w:pStyle w:val="NormalWeb"/>
            </w:pPr>
            <w:r>
              <w:rPr>
                <w:color w:val="000000"/>
              </w:rPr>
              <w:t>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DF6FA" w14:textId="77777777" w:rsidR="000F56C0" w:rsidRDefault="000F56C0" w:rsidP="00C60298">
            <w:pPr>
              <w:pStyle w:val="NormalWeb"/>
            </w:pPr>
            <w:r>
              <w:rPr>
                <w:color w:val="000000"/>
              </w:rPr>
              <w:t>BMM - Standard Message Identifier</w:t>
            </w:r>
          </w:p>
        </w:tc>
      </w:tr>
      <w:tr w:rsidR="000F56C0" w14:paraId="3EA4571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BC6D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27D084" w14:textId="77777777" w:rsidR="000F56C0" w:rsidRDefault="000F56C0" w:rsidP="00C60298">
            <w:pPr>
              <w:pStyle w:val="NormalWeb"/>
            </w:pPr>
            <w:r>
              <w:rPr>
                <w:color w:val="000000"/>
              </w:rPr>
              <w:t>.V/1TSYD&lt;≡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72A72" w14:textId="77777777" w:rsidR="000F56C0" w:rsidRDefault="000F56C0" w:rsidP="00C60298">
            <w:pPr>
              <w:pStyle w:val="NormalWeb"/>
            </w:pPr>
            <w:r>
              <w:rPr>
                <w:color w:val="000000"/>
              </w:rPr>
              <w:t>Terminating and/or transfer bags at BKK</w:t>
            </w:r>
          </w:p>
        </w:tc>
      </w:tr>
      <w:tr w:rsidR="000F56C0" w14:paraId="481A85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ADFAFA"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8218B2" w14:textId="77777777" w:rsidR="000F56C0" w:rsidRDefault="000F56C0" w:rsidP="00C60298">
            <w:pPr>
              <w:pStyle w:val="NormalWeb"/>
            </w:pPr>
            <w:r>
              <w:rPr>
                <w:color w:val="000000"/>
              </w:rPr>
              <w:t>.I/QF005/21FEB/FRA&lt;≡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A3043" w14:textId="77777777" w:rsidR="000F56C0" w:rsidRDefault="000F56C0" w:rsidP="00C60298">
            <w:pPr>
              <w:pStyle w:val="NormalWeb"/>
            </w:pPr>
            <w:r>
              <w:rPr>
                <w:color w:val="000000"/>
              </w:rPr>
              <w:t>Inbound flight QF005</w:t>
            </w:r>
          </w:p>
        </w:tc>
      </w:tr>
      <w:tr w:rsidR="000F56C0" w14:paraId="6AB6E6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145E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94B598" w14:textId="77777777" w:rsidR="000F56C0" w:rsidRDefault="000F56C0" w:rsidP="00C60298">
            <w:pPr>
              <w:pStyle w:val="NormalWeb"/>
            </w:pPr>
            <w:r>
              <w:rPr>
                <w:color w:val="000000"/>
              </w:rPr>
              <w:t>.U/AKE1234QF//X/F/BKK&lt;≡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764E8" w14:textId="77777777" w:rsidR="000F56C0" w:rsidRDefault="000F56C0" w:rsidP="00C60298">
            <w:pPr>
              <w:pStyle w:val="NormalWeb"/>
            </w:pPr>
            <w:r>
              <w:rPr>
                <w:color w:val="000000"/>
              </w:rPr>
              <w:t>A. Loading information</w:t>
            </w:r>
          </w:p>
        </w:tc>
      </w:tr>
      <w:tr w:rsidR="000F56C0" w14:paraId="7B1A31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A558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EC598" w14:textId="77777777" w:rsidR="000F56C0" w:rsidRDefault="000F56C0" w:rsidP="00C60298">
            <w:pPr>
              <w:pStyle w:val="NormalWeb"/>
            </w:pPr>
            <w:r>
              <w:rPr>
                <w:color w:val="000000"/>
              </w:rPr>
              <w:t>.N/0081987654001&lt;≡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0F5DF7"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4AF68"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44F0457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7EE9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B98473" w14:textId="77777777" w:rsidR="000F56C0" w:rsidRDefault="000F56C0" w:rsidP="00C60298">
            <w:pPr>
              <w:pStyle w:val="NormalWeb"/>
            </w:pPr>
            <w:r>
              <w:rPr>
                <w:color w:val="000000"/>
              </w:rPr>
              <w:t>.Q/006&lt;≡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1B2F4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2A32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A8EAC" w14:textId="77777777" w:rsidR="000F56C0" w:rsidRDefault="000F56C0" w:rsidP="00C60298">
            <w:pPr>
              <w:pStyle w:val="NormalWeb"/>
            </w:pPr>
            <w:r>
              <w:rPr>
                <w:color w:val="000000"/>
              </w:rPr>
              <w:t>a. Loading sequence</w:t>
            </w:r>
          </w:p>
        </w:tc>
      </w:tr>
      <w:tr w:rsidR="000F56C0" w14:paraId="6B7739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A585B3"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0708F4" w14:textId="77777777" w:rsidR="000F56C0" w:rsidRDefault="000F56C0" w:rsidP="00C60298">
            <w:pPr>
              <w:pStyle w:val="NormalWeb"/>
            </w:pPr>
            <w:r>
              <w:rPr>
                <w:color w:val="000000"/>
              </w:rPr>
              <w:t>.P/1NORMAN/G&lt;≡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EF6C2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15FE2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3BEB0" w14:textId="77777777" w:rsidR="000F56C0" w:rsidRDefault="000F56C0" w:rsidP="00C60298">
            <w:pPr>
              <w:pStyle w:val="NormalWeb"/>
            </w:pPr>
            <w:r>
              <w:rPr>
                <w:color w:val="000000"/>
              </w:rPr>
              <w:t>b. Passenger's Name</w:t>
            </w:r>
          </w:p>
        </w:tc>
      </w:tr>
      <w:tr w:rsidR="000F56C0" w14:paraId="21B0176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DF521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CF886" w14:textId="77777777" w:rsidR="000F56C0" w:rsidRDefault="000F56C0" w:rsidP="00C60298">
            <w:pPr>
              <w:pStyle w:val="NormalWeb"/>
            </w:pPr>
            <w:r>
              <w:rPr>
                <w:color w:val="000000"/>
              </w:rPr>
              <w:t>.U/AVE7890QF//M&lt;≡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B7010C" w14:textId="77777777" w:rsidR="000F56C0" w:rsidRDefault="000F56C0" w:rsidP="00C60298">
            <w:pPr>
              <w:pStyle w:val="NormalWeb"/>
            </w:pPr>
            <w:r>
              <w:rPr>
                <w:color w:val="000000"/>
              </w:rPr>
              <w:t>B. Loading information</w:t>
            </w:r>
          </w:p>
        </w:tc>
      </w:tr>
      <w:tr w:rsidR="000F56C0" w14:paraId="397639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FAA4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B46565" w14:textId="77777777" w:rsidR="000F56C0" w:rsidRDefault="000F56C0" w:rsidP="00C60298">
            <w:pPr>
              <w:pStyle w:val="NormalWeb"/>
            </w:pPr>
            <w:r>
              <w:rPr>
                <w:color w:val="000000"/>
              </w:rPr>
              <w:t>.F/CX266/21FEB/HKG/Y&lt;≡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A2BA6C"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D675E9" w14:textId="77777777" w:rsidR="000F56C0" w:rsidRDefault="000F56C0" w:rsidP="00C60298">
            <w:pPr>
              <w:pStyle w:val="NormalWeb"/>
            </w:pPr>
            <w:r>
              <w:rPr>
                <w:color w:val="000000"/>
              </w:rPr>
              <w:t>1. Outbound Flight CX266</w:t>
            </w:r>
          </w:p>
        </w:tc>
      </w:tr>
      <w:tr w:rsidR="000F56C0" w14:paraId="7DB5C92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91430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C52EB2" w14:textId="77777777" w:rsidR="000F56C0" w:rsidRDefault="000F56C0" w:rsidP="00C60298">
            <w:pPr>
              <w:pStyle w:val="NormalWeb"/>
            </w:pPr>
            <w:r>
              <w:rPr>
                <w:color w:val="000000"/>
              </w:rPr>
              <w:t>.N/0081123456001&lt;≡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9D439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38066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A5684" w14:textId="77777777" w:rsidR="000F56C0" w:rsidRDefault="000F56C0" w:rsidP="00C60298">
            <w:pPr>
              <w:pStyle w:val="NormalWeb"/>
            </w:pPr>
            <w:r>
              <w:rPr>
                <w:color w:val="000000"/>
              </w:rPr>
              <w:t xml:space="preserve">a.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0E6A044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3277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3E3748" w14:textId="77777777" w:rsidR="000F56C0" w:rsidRDefault="000F56C0" w:rsidP="00C60298">
            <w:pPr>
              <w:pStyle w:val="NormalWeb"/>
            </w:pPr>
            <w:r>
              <w:rPr>
                <w:color w:val="000000"/>
              </w:rPr>
              <w:t>.W/K/1/21&lt;≡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B955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C9EF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6C4A45" w14:textId="77777777" w:rsidR="000F56C0" w:rsidRDefault="000F56C0" w:rsidP="00C60298">
            <w:pPr>
              <w:pStyle w:val="NormalWeb"/>
            </w:pPr>
            <w:r>
              <w:rPr>
                <w:color w:val="000000"/>
              </w:rPr>
              <w:t>b. Pieces and Weight Data</w:t>
            </w:r>
          </w:p>
        </w:tc>
      </w:tr>
      <w:tr w:rsidR="000F56C0" w14:paraId="354502C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33992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8045A" w14:textId="77777777" w:rsidR="000F56C0" w:rsidRDefault="000F56C0" w:rsidP="00C60298">
            <w:pPr>
              <w:pStyle w:val="NormalWeb"/>
            </w:pPr>
            <w:r>
              <w:rPr>
                <w:color w:val="000000"/>
              </w:rPr>
              <w:t>.Q/020&lt;≡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1BC29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5092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3CDF08" w14:textId="77777777" w:rsidR="000F56C0" w:rsidRDefault="000F56C0" w:rsidP="00C60298">
            <w:pPr>
              <w:pStyle w:val="NormalWeb"/>
            </w:pPr>
            <w:r>
              <w:rPr>
                <w:color w:val="000000"/>
              </w:rPr>
              <w:t>c. Loading sequence</w:t>
            </w:r>
          </w:p>
        </w:tc>
      </w:tr>
      <w:tr w:rsidR="000F56C0" w14:paraId="2BBA77C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889A6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995DC2" w14:textId="77777777" w:rsidR="000F56C0" w:rsidRDefault="000F56C0" w:rsidP="00C60298">
            <w:pPr>
              <w:pStyle w:val="NormalWeb"/>
            </w:pPr>
            <w:r>
              <w:rPr>
                <w:color w:val="000000"/>
              </w:rPr>
              <w:t>ENDBMM&lt;≡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AE8F41" w14:textId="77777777" w:rsidR="000F56C0" w:rsidRDefault="000F56C0" w:rsidP="00C60298">
            <w:pPr>
              <w:pStyle w:val="NormalWeb"/>
            </w:pPr>
            <w:r>
              <w:rPr>
                <w:color w:val="000000"/>
              </w:rPr>
              <w:t>End of Message Identifier</w:t>
            </w:r>
          </w:p>
        </w:tc>
      </w:tr>
      <w:tr w:rsidR="000F56C0" w14:paraId="5762888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92960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1E72E" w14:textId="77777777" w:rsidR="000F56C0" w:rsidRDefault="000F56C0" w:rsidP="00C60298">
            <w:pPr>
              <w:pStyle w:val="NormalWeb"/>
            </w:pPr>
            <w:r>
              <w:rPr>
                <w:color w:val="000000"/>
              </w:rPr>
              <w:t>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E8D60" w14:textId="77777777" w:rsidR="000F56C0" w:rsidRDefault="000F56C0" w:rsidP="00C60298">
            <w:pPr>
              <w:pStyle w:val="NormalWeb"/>
            </w:pPr>
            <w:r>
              <w:rPr>
                <w:color w:val="000000"/>
              </w:rPr>
              <w:t>BMM - Standard Message Identifier</w:t>
            </w:r>
          </w:p>
        </w:tc>
      </w:tr>
      <w:tr w:rsidR="000F56C0" w14:paraId="4F2633B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C3EB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DE71E" w14:textId="77777777" w:rsidR="000F56C0" w:rsidRDefault="000F56C0" w:rsidP="00C60298">
            <w:pPr>
              <w:pStyle w:val="NormalWeb"/>
            </w:pPr>
            <w:r>
              <w:rPr>
                <w:color w:val="000000"/>
              </w:rPr>
              <w:t>.V/1TSIN&lt;≡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B82311" w14:textId="77777777" w:rsidR="000F56C0" w:rsidRDefault="000F56C0" w:rsidP="00C60298">
            <w:pPr>
              <w:pStyle w:val="NormalWeb"/>
            </w:pPr>
            <w:r>
              <w:rPr>
                <w:color w:val="000000"/>
              </w:rPr>
              <w:t>Terminating and/or transfer bags at SIN</w:t>
            </w:r>
          </w:p>
        </w:tc>
      </w:tr>
      <w:tr w:rsidR="000F56C0" w14:paraId="6EFD83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9AECF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809DE2" w14:textId="77777777" w:rsidR="000F56C0" w:rsidRDefault="000F56C0" w:rsidP="00C60298">
            <w:pPr>
              <w:pStyle w:val="NormalWeb"/>
            </w:pPr>
            <w:r>
              <w:rPr>
                <w:color w:val="000000"/>
              </w:rPr>
              <w:t>.I/QF005/21FEB/FRA&lt;≡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35DA1E" w14:textId="77777777" w:rsidR="000F56C0" w:rsidRDefault="000F56C0" w:rsidP="00C60298">
            <w:pPr>
              <w:pStyle w:val="NormalWeb"/>
            </w:pPr>
            <w:r>
              <w:rPr>
                <w:color w:val="000000"/>
              </w:rPr>
              <w:t>Inbound flight QF005</w:t>
            </w:r>
          </w:p>
        </w:tc>
      </w:tr>
      <w:tr w:rsidR="000F56C0" w14:paraId="341CCA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4F25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C28C83" w14:textId="77777777" w:rsidR="000F56C0" w:rsidRDefault="000F56C0" w:rsidP="00C60298">
            <w:pPr>
              <w:pStyle w:val="NormalWeb"/>
            </w:pPr>
            <w:r>
              <w:rPr>
                <w:color w:val="000000"/>
              </w:rPr>
              <w:t>.U/AKE1235QF//X/F/SIN&lt;≡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5564F" w14:textId="77777777" w:rsidR="000F56C0" w:rsidRDefault="000F56C0" w:rsidP="00C60298">
            <w:pPr>
              <w:pStyle w:val="NormalWeb"/>
            </w:pPr>
            <w:r>
              <w:rPr>
                <w:color w:val="000000"/>
              </w:rPr>
              <w:t>A. Loading information</w:t>
            </w:r>
          </w:p>
        </w:tc>
      </w:tr>
      <w:tr w:rsidR="000F56C0" w14:paraId="4760AF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9433E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972DB6" w14:textId="77777777" w:rsidR="000F56C0" w:rsidRDefault="000F56C0" w:rsidP="00C60298">
            <w:pPr>
              <w:pStyle w:val="NormalWeb"/>
            </w:pPr>
            <w:r>
              <w:rPr>
                <w:color w:val="000000"/>
              </w:rPr>
              <w:t>.N/0081767676001&lt;≡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152F7"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98C23E"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16F873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40299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819A3" w14:textId="77777777" w:rsidR="000F56C0" w:rsidRDefault="000F56C0" w:rsidP="00C60298">
            <w:pPr>
              <w:pStyle w:val="NormalWeb"/>
            </w:pPr>
            <w:r>
              <w:rPr>
                <w:color w:val="000000"/>
              </w:rPr>
              <w:t>.Q/026&lt;≡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C5A4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F59D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973C7D" w14:textId="77777777" w:rsidR="000F56C0" w:rsidRDefault="000F56C0" w:rsidP="00C60298">
            <w:pPr>
              <w:pStyle w:val="NormalWeb"/>
            </w:pPr>
            <w:r>
              <w:rPr>
                <w:color w:val="000000"/>
              </w:rPr>
              <w:t>a. Loading sequence</w:t>
            </w:r>
          </w:p>
        </w:tc>
      </w:tr>
      <w:tr w:rsidR="000F56C0" w14:paraId="750F2EE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63C73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DE79FA" w14:textId="77777777" w:rsidR="000F56C0" w:rsidRDefault="000F56C0" w:rsidP="00C60298">
            <w:pPr>
              <w:pStyle w:val="NormalWeb"/>
            </w:pPr>
            <w:r>
              <w:rPr>
                <w:color w:val="000000"/>
              </w:rPr>
              <w:t>.P/1MAK/C&lt;≡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A1BF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10FDF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C0882" w14:textId="77777777" w:rsidR="000F56C0" w:rsidRDefault="000F56C0" w:rsidP="00C60298">
            <w:pPr>
              <w:pStyle w:val="NormalWeb"/>
            </w:pPr>
            <w:r>
              <w:rPr>
                <w:color w:val="000000"/>
              </w:rPr>
              <w:t>b. Passenger's Name</w:t>
            </w:r>
          </w:p>
        </w:tc>
      </w:tr>
      <w:tr w:rsidR="000F56C0" w14:paraId="1F7E69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873F4A"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3DEF5" w14:textId="77777777" w:rsidR="000F56C0" w:rsidRDefault="000F56C0" w:rsidP="00C60298">
            <w:pPr>
              <w:pStyle w:val="NormalWeb"/>
            </w:pPr>
            <w:r>
              <w:rPr>
                <w:color w:val="000000"/>
              </w:rPr>
              <w:t>.U/AKE6667QF//M&lt;≡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D5E7B" w14:textId="77777777" w:rsidR="000F56C0" w:rsidRDefault="000F56C0" w:rsidP="00C60298">
            <w:pPr>
              <w:pStyle w:val="NormalWeb"/>
            </w:pPr>
            <w:r>
              <w:rPr>
                <w:color w:val="000000"/>
              </w:rPr>
              <w:t>B. Loading information</w:t>
            </w:r>
          </w:p>
        </w:tc>
      </w:tr>
      <w:tr w:rsidR="000F56C0" w14:paraId="6A15F5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AE4A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1C915" w14:textId="77777777" w:rsidR="000F56C0" w:rsidRDefault="000F56C0" w:rsidP="00C60298">
            <w:pPr>
              <w:pStyle w:val="NormalWeb"/>
            </w:pPr>
            <w:r>
              <w:rPr>
                <w:color w:val="000000"/>
              </w:rPr>
              <w:t>.N/0081123456001&lt;≡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C073D"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E9C7B"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0DD9CA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6A97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F5D51" w14:textId="77777777" w:rsidR="000F56C0" w:rsidRDefault="000F56C0" w:rsidP="00C60298">
            <w:pPr>
              <w:pStyle w:val="NormalWeb"/>
            </w:pPr>
            <w:r>
              <w:rPr>
                <w:color w:val="000000"/>
              </w:rPr>
              <w:t>.Q/030&lt;≡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BE3A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8BDAE"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1918D" w14:textId="77777777" w:rsidR="000F56C0" w:rsidRDefault="000F56C0" w:rsidP="00C60298">
            <w:pPr>
              <w:pStyle w:val="NormalWeb"/>
            </w:pPr>
            <w:r>
              <w:rPr>
                <w:color w:val="000000"/>
              </w:rPr>
              <w:t>a. Loading sequence</w:t>
            </w:r>
          </w:p>
        </w:tc>
      </w:tr>
      <w:tr w:rsidR="000F56C0" w14:paraId="5383BCA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D24A3"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E385B1" w14:textId="77777777" w:rsidR="000F56C0" w:rsidRDefault="000F56C0" w:rsidP="00C60298">
            <w:pPr>
              <w:pStyle w:val="NormalWeb"/>
            </w:pPr>
            <w:r>
              <w:rPr>
                <w:color w:val="000000"/>
              </w:rPr>
              <w:t>ENDBMM&lt;≡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8C902C" w14:textId="77777777" w:rsidR="000F56C0" w:rsidRDefault="000F56C0" w:rsidP="00C60298">
            <w:pPr>
              <w:pStyle w:val="NormalWeb"/>
            </w:pPr>
            <w:r>
              <w:rPr>
                <w:color w:val="000000"/>
              </w:rPr>
              <w:t>End of Message Identifier</w:t>
            </w:r>
          </w:p>
        </w:tc>
      </w:tr>
      <w:tr w:rsidR="000F56C0" w14:paraId="7467647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9363E"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D2F816" w14:textId="77777777" w:rsidR="000F56C0" w:rsidRDefault="000F56C0" w:rsidP="00C60298">
            <w:pPr>
              <w:pStyle w:val="NormalWeb"/>
            </w:pPr>
            <w:r>
              <w:rPr>
                <w:color w:val="000000"/>
              </w:rPr>
              <w:t>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43EBB" w14:textId="77777777" w:rsidR="000F56C0" w:rsidRDefault="000F56C0" w:rsidP="00C60298">
            <w:pPr>
              <w:pStyle w:val="NormalWeb"/>
            </w:pPr>
            <w:r>
              <w:rPr>
                <w:color w:val="000000"/>
              </w:rPr>
              <w:t>BMM - Standard Message Identifier</w:t>
            </w:r>
          </w:p>
        </w:tc>
      </w:tr>
      <w:tr w:rsidR="000F56C0" w14:paraId="6C092BF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750C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339B46" w14:textId="77777777" w:rsidR="000F56C0" w:rsidRDefault="000F56C0" w:rsidP="00C60298">
            <w:pPr>
              <w:pStyle w:val="NormalWeb"/>
            </w:pPr>
            <w:r>
              <w:rPr>
                <w:color w:val="000000"/>
              </w:rPr>
              <w:t>.V/1TSIN&lt;≡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874E4" w14:textId="77777777" w:rsidR="000F56C0" w:rsidRDefault="000F56C0" w:rsidP="00C60298">
            <w:pPr>
              <w:pStyle w:val="NormalWeb"/>
            </w:pPr>
            <w:r>
              <w:rPr>
                <w:color w:val="000000"/>
              </w:rPr>
              <w:t>Terminating and/or transfer bags at SYD</w:t>
            </w:r>
          </w:p>
        </w:tc>
      </w:tr>
      <w:tr w:rsidR="000F56C0" w14:paraId="763D275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8741A"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AED7A" w14:textId="77777777" w:rsidR="000F56C0" w:rsidRDefault="000F56C0" w:rsidP="00C60298">
            <w:pPr>
              <w:pStyle w:val="NormalWeb"/>
            </w:pPr>
            <w:r>
              <w:rPr>
                <w:color w:val="000000"/>
              </w:rPr>
              <w:t>.I/QF005/21FEB/FRA&lt;≡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5279B" w14:textId="77777777" w:rsidR="000F56C0" w:rsidRDefault="000F56C0" w:rsidP="00C60298">
            <w:pPr>
              <w:pStyle w:val="NormalWeb"/>
            </w:pPr>
            <w:r>
              <w:rPr>
                <w:color w:val="000000"/>
              </w:rPr>
              <w:t>Inbound flight QF005</w:t>
            </w:r>
          </w:p>
        </w:tc>
      </w:tr>
      <w:tr w:rsidR="000F56C0" w14:paraId="18B19F6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1A4F9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6CA67B" w14:textId="77777777" w:rsidR="000F56C0" w:rsidRDefault="000F56C0" w:rsidP="00C60298">
            <w:pPr>
              <w:pStyle w:val="NormalWeb"/>
            </w:pPr>
            <w:r>
              <w:rPr>
                <w:color w:val="000000"/>
              </w:rPr>
              <w:t>.U/AKE1236QF//X/F/SYD&lt;≡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B86DD" w14:textId="77777777" w:rsidR="000F56C0" w:rsidRDefault="000F56C0" w:rsidP="00C60298">
            <w:pPr>
              <w:pStyle w:val="NormalWeb"/>
            </w:pPr>
            <w:r>
              <w:rPr>
                <w:color w:val="000000"/>
              </w:rPr>
              <w:t>A. Loading information</w:t>
            </w:r>
          </w:p>
        </w:tc>
      </w:tr>
      <w:tr w:rsidR="000F56C0" w14:paraId="33E524F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3C36E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1461D7" w14:textId="77777777" w:rsidR="000F56C0" w:rsidRDefault="000F56C0" w:rsidP="00C60298">
            <w:pPr>
              <w:pStyle w:val="NormalWeb"/>
            </w:pPr>
            <w:r>
              <w:rPr>
                <w:color w:val="000000"/>
              </w:rPr>
              <w:t>.N/0081222222001&lt;≡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FA480D"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AAF77C"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5E1E557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703A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4BA53" w14:textId="77777777" w:rsidR="000F56C0" w:rsidRDefault="000F56C0" w:rsidP="00C60298">
            <w:pPr>
              <w:pStyle w:val="NormalWeb"/>
            </w:pPr>
            <w:r>
              <w:rPr>
                <w:color w:val="000000"/>
              </w:rPr>
              <w:t>.Q/022&lt;≡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CCB7B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12F8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99A3A" w14:textId="77777777" w:rsidR="000F56C0" w:rsidRDefault="000F56C0" w:rsidP="00C60298">
            <w:pPr>
              <w:pStyle w:val="NormalWeb"/>
            </w:pPr>
            <w:r>
              <w:rPr>
                <w:color w:val="000000"/>
              </w:rPr>
              <w:t>a. Loading sequence</w:t>
            </w:r>
          </w:p>
        </w:tc>
      </w:tr>
      <w:tr w:rsidR="000F56C0" w14:paraId="4EB4B9C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C2CC5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261253" w14:textId="77777777" w:rsidR="000F56C0" w:rsidRDefault="000F56C0" w:rsidP="00C60298">
            <w:pPr>
              <w:pStyle w:val="NormalWeb"/>
            </w:pPr>
            <w:r>
              <w:rPr>
                <w:color w:val="000000"/>
              </w:rPr>
              <w:t>.P/1KOEPKE/A&lt;≡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9E98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F83D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13BED" w14:textId="77777777" w:rsidR="000F56C0" w:rsidRDefault="000F56C0" w:rsidP="00C60298">
            <w:pPr>
              <w:pStyle w:val="NormalWeb"/>
            </w:pPr>
            <w:r>
              <w:rPr>
                <w:color w:val="000000"/>
              </w:rPr>
              <w:t>b. Passenger's Name</w:t>
            </w:r>
          </w:p>
        </w:tc>
      </w:tr>
      <w:tr w:rsidR="000F56C0" w14:paraId="158CD02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705F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CC14D" w14:textId="77777777" w:rsidR="000F56C0" w:rsidRDefault="000F56C0" w:rsidP="00C60298">
            <w:pPr>
              <w:pStyle w:val="NormalWeb"/>
            </w:pPr>
            <w:r>
              <w:rPr>
                <w:color w:val="000000"/>
              </w:rPr>
              <w:t>.U/AVE3333QF//M&lt;≡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508860" w14:textId="77777777" w:rsidR="000F56C0" w:rsidRDefault="000F56C0" w:rsidP="00C60298">
            <w:pPr>
              <w:pStyle w:val="NormalWeb"/>
            </w:pPr>
            <w:r>
              <w:rPr>
                <w:color w:val="000000"/>
              </w:rPr>
              <w:t>B. Loading information</w:t>
            </w:r>
          </w:p>
        </w:tc>
      </w:tr>
      <w:tr w:rsidR="000F56C0" w14:paraId="133943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1B073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0C403" w14:textId="77777777" w:rsidR="000F56C0" w:rsidRDefault="000F56C0" w:rsidP="00C60298">
            <w:pPr>
              <w:pStyle w:val="NormalWeb"/>
            </w:pPr>
            <w:r>
              <w:rPr>
                <w:color w:val="000000"/>
              </w:rPr>
              <w:t>.N/0081393939001&lt;≡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9C8AAB"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80AB51"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09919EC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E06AB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990D8" w14:textId="77777777" w:rsidR="000F56C0" w:rsidRDefault="000F56C0" w:rsidP="00C60298">
            <w:pPr>
              <w:pStyle w:val="NormalWeb"/>
            </w:pPr>
            <w:r>
              <w:rPr>
                <w:color w:val="000000"/>
              </w:rPr>
              <w:t>.Q/010&lt;≡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67D1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58E3C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6DA4D" w14:textId="77777777" w:rsidR="000F56C0" w:rsidRDefault="000F56C0" w:rsidP="00C60298">
            <w:pPr>
              <w:pStyle w:val="NormalWeb"/>
            </w:pPr>
            <w:r>
              <w:rPr>
                <w:color w:val="000000"/>
              </w:rPr>
              <w:t>a. Loading sequence</w:t>
            </w:r>
          </w:p>
        </w:tc>
      </w:tr>
      <w:tr w:rsidR="000F56C0" w14:paraId="40DB41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860EB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EF6011" w14:textId="77777777" w:rsidR="000F56C0" w:rsidRDefault="000F56C0" w:rsidP="00C60298">
            <w:pPr>
              <w:pStyle w:val="NormalWeb"/>
            </w:pPr>
            <w:r>
              <w:rPr>
                <w:color w:val="000000"/>
              </w:rPr>
              <w:t>ENDBMM&lt;≡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54100" w14:textId="77777777" w:rsidR="000F56C0" w:rsidRDefault="000F56C0" w:rsidP="00C60298">
            <w:pPr>
              <w:pStyle w:val="NormalWeb"/>
            </w:pPr>
            <w:r>
              <w:rPr>
                <w:color w:val="000000"/>
              </w:rPr>
              <w:t>End of Message Identifier</w:t>
            </w:r>
          </w:p>
        </w:tc>
      </w:tr>
    </w:tbl>
    <w:p w14:paraId="3677C357" w14:textId="77777777" w:rsidR="000F56C0" w:rsidRDefault="000F56C0" w:rsidP="00C60298">
      <w:pPr>
        <w:pStyle w:val="Heading4"/>
        <w:rPr>
          <w:rFonts w:eastAsia="Times New Roman"/>
        </w:rPr>
      </w:pPr>
      <w:r>
        <w:rPr>
          <w:rFonts w:eastAsia="Times New Roman"/>
          <w:color w:val="000000"/>
        </w:rPr>
        <w:t>9.9.5 Partitioning - irrelevant construction for BIX</w:t>
      </w:r>
    </w:p>
    <w:p w14:paraId="2B8DBC18" w14:textId="77777777" w:rsidR="000F56C0" w:rsidRDefault="000F56C0" w:rsidP="00C60298">
      <w:pPr>
        <w:pStyle w:val="NormalWeb"/>
      </w:pPr>
      <w:r>
        <w:rPr>
          <w:color w:val="000000"/>
        </w:rPr>
        <w:t>Concern: partitioning not relevant for BIX</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0"/>
        <w:gridCol w:w="5135"/>
        <w:gridCol w:w="242"/>
        <w:gridCol w:w="242"/>
        <w:gridCol w:w="2761"/>
      </w:tblGrid>
      <w:tr w:rsidR="000F56C0" w14:paraId="361FD45D"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5B63D" w14:textId="77777777" w:rsidR="000F56C0" w:rsidRDefault="000F56C0" w:rsidP="00C60298">
            <w:pPr>
              <w:pStyle w:val="NormalWeb"/>
            </w:pPr>
            <w:r>
              <w:rPr>
                <w:color w:val="000000"/>
              </w:rPr>
              <w:t>9.9.5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D33F9" w14:textId="77777777" w:rsidR="000F56C0" w:rsidRDefault="000F56C0" w:rsidP="00C60298">
            <w:pPr>
              <w:pStyle w:val="NormalWeb"/>
            </w:pPr>
            <w:r>
              <w:rPr>
                <w:color w:val="000000"/>
              </w:rPr>
              <w:t>Example of Partitioned BMM</w:t>
            </w:r>
          </w:p>
        </w:tc>
      </w:tr>
      <w:tr w:rsidR="000F56C0" w14:paraId="4EBC1B05"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22C5D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C5240" w14:textId="77777777" w:rsidR="000F56C0" w:rsidRDefault="000F56C0" w:rsidP="00C60298">
            <w:pPr>
              <w:pStyle w:val="NormalWeb"/>
            </w:pPr>
            <w:r>
              <w:rPr>
                <w:rStyle w:val="Strong"/>
                <w:color w:val="000000"/>
              </w:rPr>
              <w:t>Part 1</w:t>
            </w:r>
          </w:p>
        </w:tc>
      </w:tr>
      <w:tr w:rsidR="000F56C0" w14:paraId="253EBB8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656A6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EE3BA" w14:textId="77777777" w:rsidR="000F56C0" w:rsidRDefault="000F56C0" w:rsidP="00C60298">
            <w:pPr>
              <w:pStyle w:val="NormalWeb"/>
            </w:pPr>
            <w:r>
              <w:rPr>
                <w:color w:val="000000"/>
              </w:rPr>
              <w:t>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634444" w14:textId="77777777" w:rsidR="000F56C0" w:rsidRDefault="000F56C0" w:rsidP="00C60298">
            <w:pPr>
              <w:pStyle w:val="NormalWeb"/>
            </w:pPr>
            <w:r>
              <w:rPr>
                <w:color w:val="000000"/>
              </w:rPr>
              <w:t>BMM - Standard Message Identifier</w:t>
            </w:r>
          </w:p>
        </w:tc>
      </w:tr>
      <w:tr w:rsidR="000F56C0" w14:paraId="5CF904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ADB15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793B63" w14:textId="77777777" w:rsidR="000F56C0" w:rsidRDefault="000F56C0" w:rsidP="00C60298">
            <w:pPr>
              <w:pStyle w:val="NormalWeb"/>
            </w:pPr>
            <w:r>
              <w:rPr>
                <w:color w:val="000000"/>
              </w:rPr>
              <w:t>.V/1TBKK/PART1/QF12345678&lt;≡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80448" w14:textId="77777777" w:rsidR="000F56C0" w:rsidRDefault="000F56C0" w:rsidP="00C60298">
            <w:pPr>
              <w:pStyle w:val="NormalWeb"/>
            </w:pPr>
            <w:r>
              <w:rPr>
                <w:color w:val="000000"/>
              </w:rPr>
              <w:t>Terminating and/or transfer bags at BKK</w:t>
            </w:r>
          </w:p>
        </w:tc>
      </w:tr>
      <w:tr w:rsidR="000F56C0" w14:paraId="587B3CD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26655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09DDD8" w14:textId="77777777" w:rsidR="000F56C0" w:rsidRDefault="000F56C0" w:rsidP="00C60298">
            <w:pPr>
              <w:pStyle w:val="NormalWeb"/>
            </w:pPr>
            <w:r>
              <w:rPr>
                <w:color w:val="000000"/>
              </w:rPr>
              <w:t>.I/QF005/21FEB/FRA&lt;≡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08641" w14:textId="77777777" w:rsidR="000F56C0" w:rsidRDefault="000F56C0" w:rsidP="00C60298">
            <w:pPr>
              <w:pStyle w:val="NormalWeb"/>
            </w:pPr>
            <w:r>
              <w:rPr>
                <w:color w:val="000000"/>
              </w:rPr>
              <w:t>Inbound flight QF005 from FRA</w:t>
            </w:r>
          </w:p>
        </w:tc>
      </w:tr>
      <w:tr w:rsidR="000F56C0" w14:paraId="4428EE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D9B3B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CF2786" w14:textId="77777777" w:rsidR="000F56C0" w:rsidRDefault="000F56C0" w:rsidP="00C60298">
            <w:pPr>
              <w:pStyle w:val="NormalWeb"/>
            </w:pPr>
            <w:r>
              <w:rPr>
                <w:color w:val="000000"/>
              </w:rPr>
              <w:t>.U/AKE1234QF//X/F/BKK&lt;≡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2C2F8D" w14:textId="77777777" w:rsidR="000F56C0" w:rsidRDefault="000F56C0" w:rsidP="00C60298">
            <w:pPr>
              <w:pStyle w:val="NormalWeb"/>
            </w:pPr>
            <w:r>
              <w:rPr>
                <w:color w:val="000000"/>
              </w:rPr>
              <w:t>A. Loading information</w:t>
            </w:r>
          </w:p>
        </w:tc>
      </w:tr>
      <w:tr w:rsidR="000F56C0" w14:paraId="3B5817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4632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3CBED0" w14:textId="77777777" w:rsidR="000F56C0" w:rsidRDefault="000F56C0" w:rsidP="00C60298">
            <w:pPr>
              <w:pStyle w:val="NormalWeb"/>
            </w:pPr>
            <w:r>
              <w:rPr>
                <w:color w:val="000000"/>
              </w:rPr>
              <w:t>.N/0081987654001&lt;≡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0FDEA"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C9D75E"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213F449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7881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7DA05F" w14:textId="77777777" w:rsidR="000F56C0" w:rsidRDefault="000F56C0" w:rsidP="00C60298">
            <w:pPr>
              <w:pStyle w:val="NormalWeb"/>
            </w:pPr>
            <w:r>
              <w:rPr>
                <w:color w:val="000000"/>
              </w:rPr>
              <w:t>.Q/006&lt;≡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E1C3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0CB98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54FB3" w14:textId="77777777" w:rsidR="000F56C0" w:rsidRDefault="000F56C0" w:rsidP="00C60298">
            <w:pPr>
              <w:pStyle w:val="NormalWeb"/>
            </w:pPr>
            <w:r>
              <w:rPr>
                <w:color w:val="000000"/>
              </w:rPr>
              <w:t>a. Loading sequence</w:t>
            </w:r>
          </w:p>
        </w:tc>
      </w:tr>
      <w:tr w:rsidR="000F56C0" w14:paraId="1DBC8C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37486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E127FA" w14:textId="77777777" w:rsidR="000F56C0" w:rsidRDefault="000F56C0" w:rsidP="00C60298">
            <w:pPr>
              <w:pStyle w:val="NormalWeb"/>
            </w:pPr>
            <w:r>
              <w:rPr>
                <w:color w:val="000000"/>
              </w:rPr>
              <w:t>.P/1NORMAN/G&lt;≡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C7812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B1AAA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B9B95" w14:textId="77777777" w:rsidR="000F56C0" w:rsidRDefault="000F56C0" w:rsidP="00C60298">
            <w:pPr>
              <w:pStyle w:val="NormalWeb"/>
            </w:pPr>
            <w:r>
              <w:rPr>
                <w:color w:val="000000"/>
              </w:rPr>
              <w:t>b. Passenger's Name</w:t>
            </w:r>
          </w:p>
        </w:tc>
      </w:tr>
      <w:tr w:rsidR="000F56C0" w14:paraId="086EC8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EAC9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E0A0A1" w14:textId="77777777" w:rsidR="000F56C0" w:rsidRDefault="000F56C0" w:rsidP="00C60298">
            <w:pPr>
              <w:pStyle w:val="NormalWeb"/>
            </w:pPr>
            <w:r>
              <w:rPr>
                <w:color w:val="000000"/>
              </w:rPr>
              <w:t>.U/AVE7890QF//M//BKK&lt;≡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F3707" w14:textId="77777777" w:rsidR="000F56C0" w:rsidRDefault="000F56C0" w:rsidP="00C60298">
            <w:pPr>
              <w:pStyle w:val="NormalWeb"/>
            </w:pPr>
            <w:r>
              <w:rPr>
                <w:color w:val="000000"/>
              </w:rPr>
              <w:t>B. Loading information</w:t>
            </w:r>
          </w:p>
        </w:tc>
      </w:tr>
      <w:tr w:rsidR="000F56C0" w14:paraId="1290FCC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4A8F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A26867" w14:textId="77777777" w:rsidR="000F56C0" w:rsidRDefault="000F56C0" w:rsidP="00C60298">
            <w:pPr>
              <w:pStyle w:val="NormalWeb"/>
            </w:pPr>
            <w:r>
              <w:rPr>
                <w:color w:val="000000"/>
              </w:rPr>
              <w:t>.N/0081123456001&lt;≡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C0BC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AB9C1E"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6B6F7E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3EE60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0BF5DD" w14:textId="77777777" w:rsidR="000F56C0" w:rsidRDefault="000F56C0" w:rsidP="00C60298">
            <w:pPr>
              <w:pStyle w:val="NormalWeb"/>
            </w:pPr>
            <w:r>
              <w:rPr>
                <w:color w:val="000000"/>
              </w:rPr>
              <w:t>.Q/020&lt;≡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E3C5C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80AE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66FE5" w14:textId="77777777" w:rsidR="000F56C0" w:rsidRDefault="000F56C0" w:rsidP="00C60298">
            <w:pPr>
              <w:pStyle w:val="NormalWeb"/>
            </w:pPr>
            <w:r>
              <w:rPr>
                <w:color w:val="000000"/>
              </w:rPr>
              <w:t>a. Loading sequence</w:t>
            </w:r>
          </w:p>
        </w:tc>
      </w:tr>
      <w:tr w:rsidR="000F56C0" w14:paraId="2E1F9C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4E4A1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C10DE" w14:textId="77777777" w:rsidR="000F56C0" w:rsidRDefault="000F56C0" w:rsidP="00C60298">
            <w:pPr>
              <w:pStyle w:val="NormalWeb"/>
            </w:pPr>
            <w:r>
              <w:rPr>
                <w:color w:val="000000"/>
              </w:rPr>
              <w:t>.U/AKE1234QF//X/F/SIN&lt;≡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9FF24F" w14:textId="77777777" w:rsidR="000F56C0" w:rsidRDefault="000F56C0" w:rsidP="00C60298">
            <w:pPr>
              <w:pStyle w:val="NormalWeb"/>
            </w:pPr>
            <w:r>
              <w:rPr>
                <w:color w:val="000000"/>
              </w:rPr>
              <w:t>C. Loading information</w:t>
            </w:r>
          </w:p>
        </w:tc>
      </w:tr>
      <w:tr w:rsidR="000F56C0" w14:paraId="344A2A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C32E7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98663" w14:textId="77777777" w:rsidR="000F56C0" w:rsidRDefault="000F56C0" w:rsidP="00C60298">
            <w:pPr>
              <w:pStyle w:val="NormalWeb"/>
            </w:pPr>
            <w:r>
              <w:rPr>
                <w:color w:val="000000"/>
              </w:rPr>
              <w:t>.N/0081767676001&lt;≡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05359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E4DEF5"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675089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46C3B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D000BA" w14:textId="77777777" w:rsidR="000F56C0" w:rsidRDefault="000F56C0" w:rsidP="00C60298">
            <w:pPr>
              <w:pStyle w:val="NormalWeb"/>
            </w:pPr>
            <w:r>
              <w:rPr>
                <w:color w:val="000000"/>
              </w:rPr>
              <w:t>.Q/026&lt;≡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B8BBF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F7E6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1B599" w14:textId="77777777" w:rsidR="000F56C0" w:rsidRDefault="000F56C0" w:rsidP="00C60298">
            <w:pPr>
              <w:pStyle w:val="NormalWeb"/>
            </w:pPr>
            <w:r>
              <w:rPr>
                <w:color w:val="000000"/>
              </w:rPr>
              <w:t>a. Loading sequence</w:t>
            </w:r>
          </w:p>
        </w:tc>
      </w:tr>
      <w:tr w:rsidR="000F56C0" w14:paraId="57E11C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B986F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7B9A08" w14:textId="77777777" w:rsidR="000F56C0" w:rsidRDefault="000F56C0" w:rsidP="00C60298">
            <w:pPr>
              <w:pStyle w:val="NormalWeb"/>
            </w:pPr>
            <w:r>
              <w:rPr>
                <w:color w:val="000000"/>
              </w:rPr>
              <w:t>.P/1SCHUT/IEMRS&lt;≡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0F8B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E3C16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7F7CBD" w14:textId="77777777" w:rsidR="000F56C0" w:rsidRDefault="000F56C0" w:rsidP="00C60298">
            <w:pPr>
              <w:pStyle w:val="NormalWeb"/>
            </w:pPr>
            <w:r>
              <w:rPr>
                <w:color w:val="000000"/>
              </w:rPr>
              <w:t>b. Passenger's Name</w:t>
            </w:r>
          </w:p>
        </w:tc>
      </w:tr>
      <w:tr w:rsidR="000F56C0" w14:paraId="3F1880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CA7E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1C7B8" w14:textId="77777777" w:rsidR="000F56C0" w:rsidRDefault="000F56C0" w:rsidP="00C60298">
            <w:pPr>
              <w:pStyle w:val="NormalWeb"/>
            </w:pPr>
            <w:r>
              <w:rPr>
                <w:color w:val="000000"/>
              </w:rPr>
              <w:t>.U/AKE6667QF//M//SIN/Y/QF006/21FEB/SYD&lt;≡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7BB47" w14:textId="77777777" w:rsidR="000F56C0" w:rsidRDefault="000F56C0" w:rsidP="00C60298">
            <w:pPr>
              <w:pStyle w:val="NormalWeb"/>
            </w:pPr>
            <w:r>
              <w:rPr>
                <w:color w:val="000000"/>
              </w:rPr>
              <w:t>D. Loading information</w:t>
            </w:r>
          </w:p>
        </w:tc>
      </w:tr>
      <w:tr w:rsidR="000F56C0" w14:paraId="6E512FB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F4D30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5093C1" w14:textId="77777777" w:rsidR="000F56C0" w:rsidRDefault="000F56C0" w:rsidP="00C60298">
            <w:pPr>
              <w:pStyle w:val="NormalWeb"/>
            </w:pPr>
            <w:r>
              <w:rPr>
                <w:color w:val="000000"/>
              </w:rPr>
              <w:t>.F/QF006/21FEB/SYD/Y&lt;≡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410F4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41187" w14:textId="77777777" w:rsidR="000F56C0" w:rsidRDefault="000F56C0" w:rsidP="00C60298">
            <w:pPr>
              <w:pStyle w:val="NormalWeb"/>
            </w:pPr>
            <w:r>
              <w:rPr>
                <w:color w:val="000000"/>
              </w:rPr>
              <w:t>1. Outbound Flight</w:t>
            </w:r>
          </w:p>
        </w:tc>
      </w:tr>
      <w:tr w:rsidR="000F56C0" w14:paraId="701671E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A1AC1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5307C7" w14:textId="77777777" w:rsidR="000F56C0" w:rsidRDefault="000F56C0" w:rsidP="00C60298">
            <w:pPr>
              <w:pStyle w:val="NormalWeb"/>
            </w:pPr>
            <w:r>
              <w:rPr>
                <w:color w:val="000000"/>
              </w:rPr>
              <w:t>.N/0081343434001&lt;≡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5E43F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616EE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8ABDF" w14:textId="77777777" w:rsidR="000F56C0" w:rsidRDefault="000F56C0" w:rsidP="00C60298">
            <w:pPr>
              <w:pStyle w:val="NormalWeb"/>
            </w:pPr>
            <w:r>
              <w:rPr>
                <w:color w:val="000000"/>
              </w:rPr>
              <w:t xml:space="preserve">a.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57E7942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1DDB8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CA8A3" w14:textId="77777777" w:rsidR="000F56C0" w:rsidRDefault="000F56C0" w:rsidP="00C60298">
            <w:pPr>
              <w:pStyle w:val="NormalWeb"/>
            </w:pPr>
            <w:r>
              <w:rPr>
                <w:color w:val="000000"/>
              </w:rPr>
              <w:t>.Q/030&lt;≡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E24B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386D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4840B6" w14:textId="77777777" w:rsidR="000F56C0" w:rsidRDefault="000F56C0" w:rsidP="00C60298">
            <w:pPr>
              <w:pStyle w:val="NormalWeb"/>
            </w:pPr>
            <w:r>
              <w:rPr>
                <w:color w:val="000000"/>
              </w:rPr>
              <w:t>b. Loading sequence</w:t>
            </w:r>
          </w:p>
        </w:tc>
      </w:tr>
      <w:tr w:rsidR="000F56C0" w14:paraId="78DF98E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2C918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D81307" w14:textId="77777777" w:rsidR="000F56C0" w:rsidRDefault="000F56C0" w:rsidP="00C60298">
            <w:pPr>
              <w:pStyle w:val="NormalWeb"/>
            </w:pPr>
            <w:r>
              <w:rPr>
                <w:color w:val="000000"/>
              </w:rPr>
              <w:t>ENDPART1&lt;≡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5EE0B6" w14:textId="77777777" w:rsidR="000F56C0" w:rsidRDefault="000F56C0" w:rsidP="00C60298">
            <w:pPr>
              <w:pStyle w:val="NormalWeb"/>
            </w:pPr>
            <w:r>
              <w:rPr>
                <w:color w:val="000000"/>
              </w:rPr>
              <w:t>End of Message Identifier</w:t>
            </w:r>
          </w:p>
        </w:tc>
      </w:tr>
      <w:tr w:rsidR="000F56C0" w14:paraId="39E5E8A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F9E09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AA2E6"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B856C8" w14:textId="77777777" w:rsidR="000F56C0" w:rsidRDefault="000F56C0" w:rsidP="00C60298">
            <w:pPr>
              <w:pStyle w:val="NormalWeb"/>
            </w:pPr>
            <w:r>
              <w:rPr>
                <w:color w:val="000000"/>
              </w:rPr>
              <w:t> </w:t>
            </w:r>
          </w:p>
        </w:tc>
      </w:tr>
      <w:tr w:rsidR="000F56C0" w14:paraId="66A51A3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A6E9C" w14:textId="77777777" w:rsidR="000F56C0" w:rsidRDefault="000F56C0" w:rsidP="00C60298">
            <w:pPr>
              <w:pStyle w:val="NormalWeb"/>
            </w:pPr>
            <w:r>
              <w:rPr>
                <w:color w:val="000000"/>
              </w:rPr>
              <w:t> </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1235C2" w14:textId="77777777" w:rsidR="000F56C0" w:rsidRDefault="000F56C0" w:rsidP="00C60298">
            <w:pPr>
              <w:pStyle w:val="NormalWeb"/>
            </w:pPr>
            <w:r>
              <w:rPr>
                <w:rStyle w:val="Strong"/>
                <w:color w:val="000000"/>
              </w:rPr>
              <w:t>Part 2</w:t>
            </w:r>
          </w:p>
        </w:tc>
      </w:tr>
      <w:tr w:rsidR="000F56C0" w14:paraId="32D35DC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B4F1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45745A" w14:textId="77777777" w:rsidR="000F56C0" w:rsidRDefault="000F56C0" w:rsidP="00C60298">
            <w:pPr>
              <w:pStyle w:val="NormalWeb"/>
            </w:pPr>
            <w:r>
              <w:rPr>
                <w:color w:val="000000"/>
              </w:rPr>
              <w:t>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8D827A" w14:textId="77777777" w:rsidR="000F56C0" w:rsidRDefault="000F56C0" w:rsidP="00C60298">
            <w:pPr>
              <w:pStyle w:val="NormalWeb"/>
            </w:pPr>
            <w:r>
              <w:rPr>
                <w:color w:val="000000"/>
              </w:rPr>
              <w:t>BMM - Standard Message Identifier</w:t>
            </w:r>
          </w:p>
        </w:tc>
      </w:tr>
      <w:tr w:rsidR="000F56C0" w14:paraId="2C6C6D2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C29FB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7647A9" w14:textId="77777777" w:rsidR="000F56C0" w:rsidRDefault="000F56C0" w:rsidP="00C60298">
            <w:pPr>
              <w:pStyle w:val="NormalWeb"/>
            </w:pPr>
            <w:r>
              <w:rPr>
                <w:color w:val="000000"/>
              </w:rPr>
              <w:t>.V/1TBKK/PART2&lt;≡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7F4F0" w14:textId="77777777" w:rsidR="000F56C0" w:rsidRDefault="000F56C0" w:rsidP="00C60298">
            <w:pPr>
              <w:pStyle w:val="NormalWeb"/>
            </w:pPr>
            <w:r>
              <w:rPr>
                <w:color w:val="000000"/>
              </w:rPr>
              <w:t>Terminating and/or transfer bags at BKK</w:t>
            </w:r>
          </w:p>
        </w:tc>
      </w:tr>
      <w:tr w:rsidR="000F56C0" w14:paraId="1C5D54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48CC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BA2BDB" w14:textId="77777777" w:rsidR="000F56C0" w:rsidRDefault="000F56C0" w:rsidP="00C60298">
            <w:pPr>
              <w:pStyle w:val="NormalWeb"/>
            </w:pPr>
            <w:r>
              <w:rPr>
                <w:color w:val="000000"/>
              </w:rPr>
              <w:t>.I/QF005/21FEB/FRA&lt;≡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11772" w14:textId="77777777" w:rsidR="000F56C0" w:rsidRDefault="000F56C0" w:rsidP="00C60298">
            <w:pPr>
              <w:pStyle w:val="NormalWeb"/>
            </w:pPr>
            <w:r>
              <w:rPr>
                <w:color w:val="000000"/>
              </w:rPr>
              <w:t>Inbound flight QF005 from FRA</w:t>
            </w:r>
          </w:p>
        </w:tc>
      </w:tr>
      <w:tr w:rsidR="000F56C0" w14:paraId="5FD7334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86165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12CE03" w14:textId="77777777" w:rsidR="000F56C0" w:rsidRDefault="000F56C0" w:rsidP="00C60298">
            <w:pPr>
              <w:pStyle w:val="NormalWeb"/>
            </w:pPr>
            <w:r>
              <w:rPr>
                <w:color w:val="000000"/>
              </w:rPr>
              <w:t>.U/AKE6667QF//X/F//Y/QF006/21FEB/SYD&lt;≡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75FF7E" w14:textId="77777777" w:rsidR="000F56C0" w:rsidRDefault="000F56C0" w:rsidP="00C60298">
            <w:pPr>
              <w:pStyle w:val="NormalWeb"/>
            </w:pPr>
            <w:r>
              <w:rPr>
                <w:color w:val="000000"/>
              </w:rPr>
              <w:t>A. Loading information</w:t>
            </w:r>
          </w:p>
        </w:tc>
      </w:tr>
      <w:tr w:rsidR="000F56C0" w14:paraId="760CC8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8097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EFAA57" w14:textId="77777777" w:rsidR="000F56C0" w:rsidRDefault="000F56C0" w:rsidP="00C60298">
            <w:pPr>
              <w:pStyle w:val="NormalWeb"/>
            </w:pPr>
            <w:r>
              <w:rPr>
                <w:color w:val="000000"/>
              </w:rPr>
              <w:t>.F/QF006/21FEB/SYD/Y&lt;≡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66A77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37498" w14:textId="77777777" w:rsidR="000F56C0" w:rsidRDefault="000F56C0" w:rsidP="00C60298">
            <w:pPr>
              <w:pStyle w:val="NormalWeb"/>
            </w:pPr>
            <w:r>
              <w:rPr>
                <w:color w:val="000000"/>
              </w:rPr>
              <w:t>1. Outbound Flight</w:t>
            </w:r>
          </w:p>
        </w:tc>
      </w:tr>
      <w:tr w:rsidR="000F56C0" w14:paraId="114015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71FC4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E8F5CF" w14:textId="77777777" w:rsidR="000F56C0" w:rsidRDefault="000F56C0" w:rsidP="00C60298">
            <w:pPr>
              <w:pStyle w:val="NormalWeb"/>
            </w:pPr>
            <w:r>
              <w:rPr>
                <w:color w:val="000000"/>
              </w:rPr>
              <w:t>.N/0081222222001&lt;≡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AC5E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F67E7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5D7AE3" w14:textId="77777777" w:rsidR="000F56C0" w:rsidRDefault="000F56C0" w:rsidP="00C60298">
            <w:pPr>
              <w:pStyle w:val="NormalWeb"/>
            </w:pPr>
            <w:r>
              <w:rPr>
                <w:color w:val="000000"/>
              </w:rPr>
              <w:t xml:space="preserve">a.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415BE7A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3A11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F77FEB" w14:textId="77777777" w:rsidR="000F56C0" w:rsidRDefault="000F56C0" w:rsidP="00C60298">
            <w:pPr>
              <w:pStyle w:val="NormalWeb"/>
            </w:pPr>
            <w:r>
              <w:rPr>
                <w:color w:val="000000"/>
              </w:rPr>
              <w:t>.Q/022&lt;≡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F3135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8E61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DED346" w14:textId="77777777" w:rsidR="000F56C0" w:rsidRDefault="000F56C0" w:rsidP="00C60298">
            <w:pPr>
              <w:pStyle w:val="NormalWeb"/>
            </w:pPr>
            <w:r>
              <w:rPr>
                <w:color w:val="000000"/>
              </w:rPr>
              <w:t>b. Loading sequence</w:t>
            </w:r>
          </w:p>
        </w:tc>
      </w:tr>
      <w:tr w:rsidR="000F56C0" w14:paraId="33118E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D255C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23713" w14:textId="77777777" w:rsidR="000F56C0" w:rsidRDefault="000F56C0" w:rsidP="00C60298">
            <w:pPr>
              <w:pStyle w:val="NormalWeb"/>
            </w:pPr>
            <w:r>
              <w:rPr>
                <w:color w:val="000000"/>
              </w:rPr>
              <w:t>.P/1KOEPKE/A&lt;≡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77DC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1767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CA8307" w14:textId="77777777" w:rsidR="000F56C0" w:rsidRDefault="000F56C0" w:rsidP="00C60298">
            <w:pPr>
              <w:pStyle w:val="NormalWeb"/>
            </w:pPr>
            <w:r>
              <w:rPr>
                <w:color w:val="000000"/>
              </w:rPr>
              <w:t>c. Passenger's Name</w:t>
            </w:r>
          </w:p>
        </w:tc>
      </w:tr>
      <w:tr w:rsidR="000F56C0" w14:paraId="562EC14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962CA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3C11C7" w14:textId="77777777" w:rsidR="000F56C0" w:rsidRDefault="000F56C0" w:rsidP="00C60298">
            <w:pPr>
              <w:pStyle w:val="NormalWeb"/>
            </w:pPr>
            <w:r>
              <w:rPr>
                <w:color w:val="000000"/>
              </w:rPr>
              <w:t>.U/AVE3333QF//M//SYD&lt;≡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82FCF2" w14:textId="77777777" w:rsidR="000F56C0" w:rsidRDefault="000F56C0" w:rsidP="00C60298">
            <w:pPr>
              <w:pStyle w:val="NormalWeb"/>
            </w:pPr>
            <w:r>
              <w:rPr>
                <w:color w:val="000000"/>
              </w:rPr>
              <w:t>B. Loading information</w:t>
            </w:r>
          </w:p>
        </w:tc>
      </w:tr>
      <w:tr w:rsidR="000F56C0" w14:paraId="1AD4E9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9BA2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283414" w14:textId="77777777" w:rsidR="000F56C0" w:rsidRDefault="000F56C0" w:rsidP="00C60298">
            <w:pPr>
              <w:pStyle w:val="NormalWeb"/>
            </w:pPr>
            <w:r>
              <w:rPr>
                <w:color w:val="000000"/>
              </w:rPr>
              <w:t>.N/0081393939001&lt;≡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62B40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1B622"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548DED3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9FC7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272CFC" w14:textId="77777777" w:rsidR="000F56C0" w:rsidRDefault="000F56C0" w:rsidP="00C60298">
            <w:pPr>
              <w:pStyle w:val="NormalWeb"/>
            </w:pPr>
            <w:r>
              <w:rPr>
                <w:color w:val="000000"/>
              </w:rPr>
              <w:t>.Q/010&lt;≡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F58B9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F9547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28F6BA" w14:textId="77777777" w:rsidR="000F56C0" w:rsidRDefault="000F56C0" w:rsidP="00C60298">
            <w:pPr>
              <w:pStyle w:val="NormalWeb"/>
            </w:pPr>
            <w:r>
              <w:rPr>
                <w:color w:val="000000"/>
              </w:rPr>
              <w:t>a. Loading sequence</w:t>
            </w:r>
          </w:p>
        </w:tc>
      </w:tr>
      <w:tr w:rsidR="000F56C0" w14:paraId="39A705A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D291A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2992E0" w14:textId="77777777" w:rsidR="000F56C0" w:rsidRDefault="000F56C0" w:rsidP="00C60298">
            <w:pPr>
              <w:pStyle w:val="NormalWeb"/>
            </w:pPr>
            <w:r>
              <w:rPr>
                <w:color w:val="000000"/>
              </w:rPr>
              <w:t>ENDBMM&lt;≡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F4567E" w14:textId="77777777" w:rsidR="000F56C0" w:rsidRDefault="000F56C0" w:rsidP="00C60298">
            <w:pPr>
              <w:pStyle w:val="NormalWeb"/>
            </w:pPr>
            <w:r>
              <w:rPr>
                <w:color w:val="000000"/>
              </w:rPr>
              <w:t>End of Message Identifier</w:t>
            </w:r>
          </w:p>
        </w:tc>
      </w:tr>
    </w:tbl>
    <w:p w14:paraId="579198E2" w14:textId="77777777" w:rsidR="000F56C0" w:rsidRDefault="000F56C0" w:rsidP="00C60298">
      <w:pPr>
        <w:rPr>
          <w:rFonts w:eastAsia="Times New Roman"/>
          <w:vanish/>
        </w:rPr>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0"/>
        <w:gridCol w:w="5216"/>
      </w:tblGrid>
      <w:tr w:rsidR="000F56C0" w14:paraId="6A466B4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A30A8B" w14:textId="77777777" w:rsidR="000F56C0" w:rsidRDefault="000F56C0" w:rsidP="00C60298">
            <w:pPr>
              <w:pStyle w:val="NormalWeb"/>
            </w:pPr>
            <w:r>
              <w:rPr>
                <w:color w:val="000000"/>
              </w:rPr>
              <w:t>9.9.6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83451" w14:textId="77777777" w:rsidR="000F56C0" w:rsidRDefault="000F56C0" w:rsidP="00C60298">
            <w:pPr>
              <w:pStyle w:val="NormalWeb"/>
            </w:pPr>
            <w:r>
              <w:rPr>
                <w:color w:val="000000"/>
              </w:rPr>
              <w:t>Example of the BMM with an UID</w:t>
            </w:r>
          </w:p>
          <w:p w14:paraId="455BB548" w14:textId="77777777" w:rsidR="000F56C0" w:rsidRDefault="000F56C0" w:rsidP="00C60298">
            <w:pPr>
              <w:pStyle w:val="NormalWeb"/>
            </w:pPr>
            <w:r>
              <w:rPr>
                <w:color w:val="000000"/>
              </w:rPr>
              <w:t xml:space="preserve">Use case: notification of bag or </w:t>
            </w:r>
            <w:proofErr w:type="spellStart"/>
            <w:r>
              <w:rPr>
                <w:color w:val="000000"/>
              </w:rPr>
              <w:t>dentified</w:t>
            </w:r>
            <w:proofErr w:type="spellEnd"/>
            <w:r>
              <w:rPr>
                <w:color w:val="000000"/>
              </w:rPr>
              <w:t xml:space="preserve"> with GUID</w:t>
            </w:r>
          </w:p>
        </w:tc>
      </w:tr>
    </w:tbl>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0"/>
        <w:gridCol w:w="5654"/>
        <w:gridCol w:w="3146"/>
      </w:tblGrid>
      <w:tr w:rsidR="000F56C0" w14:paraId="6A9606E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8ED17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5DAE8" w14:textId="77777777" w:rsidR="000F56C0" w:rsidRDefault="000F56C0" w:rsidP="00C60298">
            <w:pPr>
              <w:pStyle w:val="NormalWeb"/>
            </w:pPr>
            <w:r>
              <w:rPr>
                <w:color w:val="000000"/>
              </w:rPr>
              <w:t>SELKMXH&lt;≡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ABBD9D" w14:textId="77777777" w:rsidR="000F56C0" w:rsidRDefault="000F56C0" w:rsidP="00C60298">
            <w:pPr>
              <w:pStyle w:val="NormalWeb"/>
            </w:pPr>
            <w:r>
              <w:rPr>
                <w:color w:val="000000"/>
              </w:rPr>
              <w:t>To address</w:t>
            </w:r>
          </w:p>
        </w:tc>
      </w:tr>
      <w:tr w:rsidR="000F56C0" w14:paraId="25A9D7D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2AD3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C221F" w14:textId="77777777" w:rsidR="000F56C0" w:rsidRDefault="000F56C0" w:rsidP="00C60298">
            <w:pPr>
              <w:pStyle w:val="NormalWeb"/>
            </w:pPr>
            <w:r>
              <w:rPr>
                <w:color w:val="000000"/>
              </w:rPr>
              <w:t>.LHRBRXH 231840&lt;≡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85E4DD" w14:textId="77777777" w:rsidR="000F56C0" w:rsidRDefault="000F56C0" w:rsidP="00C60298">
            <w:pPr>
              <w:pStyle w:val="NormalWeb"/>
            </w:pPr>
            <w:r>
              <w:rPr>
                <w:color w:val="000000"/>
              </w:rPr>
              <w:t>From address</w:t>
            </w:r>
          </w:p>
        </w:tc>
      </w:tr>
      <w:tr w:rsidR="000F56C0" w14:paraId="4F1AF24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C9251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A1F8F1" w14:textId="77777777" w:rsidR="000F56C0" w:rsidRDefault="000F56C0" w:rsidP="00C60298">
            <w:pPr>
              <w:pStyle w:val="NormalWeb"/>
            </w:pPr>
            <w:r>
              <w:rPr>
                <w:color w:val="000000"/>
              </w:rPr>
              <w:t>BMM&lt;≡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D817EE" w14:textId="77777777" w:rsidR="000F56C0" w:rsidRDefault="000F56C0" w:rsidP="00C60298">
            <w:pPr>
              <w:pStyle w:val="NormalWeb"/>
            </w:pPr>
            <w:r>
              <w:rPr>
                <w:color w:val="000000"/>
              </w:rPr>
              <w:t>BMM - Standard Message Identifier</w:t>
            </w:r>
          </w:p>
        </w:tc>
      </w:tr>
      <w:tr w:rsidR="000F56C0" w14:paraId="5A316FE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CC9DE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35FAB" w14:textId="77777777" w:rsidR="000F56C0" w:rsidRDefault="000F56C0" w:rsidP="00C60298">
            <w:pPr>
              <w:pStyle w:val="NormalWeb"/>
            </w:pPr>
            <w:r>
              <w:rPr>
                <w:color w:val="000000"/>
              </w:rPr>
              <w:t>.V/1TSEL/PART1/555333702//123ABC456Z&lt;≡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0A0367" w14:textId="77777777" w:rsidR="000F56C0" w:rsidRDefault="000F56C0" w:rsidP="00C60298">
            <w:pPr>
              <w:pStyle w:val="NormalWeb"/>
            </w:pPr>
            <w:r>
              <w:rPr>
                <w:color w:val="000000"/>
              </w:rPr>
              <w:t>Transfer bag in SEL; Multi part with Encryption</w:t>
            </w:r>
          </w:p>
        </w:tc>
      </w:tr>
      <w:tr w:rsidR="000F56C0" w14:paraId="62EE46B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9F5A9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644DD8" w14:textId="77777777" w:rsidR="000F56C0" w:rsidRDefault="000F56C0" w:rsidP="00C60298">
            <w:pPr>
              <w:pStyle w:val="NormalWeb"/>
            </w:pPr>
            <w:r>
              <w:rPr>
                <w:color w:val="000000"/>
              </w:rPr>
              <w:t>.K/3D2C08&lt;≡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0B2744" w14:textId="77777777" w:rsidR="000F56C0" w:rsidRDefault="000F56C0" w:rsidP="00C60298">
            <w:pPr>
              <w:pStyle w:val="NormalWeb"/>
            </w:pPr>
            <w:r>
              <w:rPr>
                <w:color w:val="000000"/>
              </w:rPr>
              <w:t>Message Printer ID</w:t>
            </w:r>
          </w:p>
        </w:tc>
      </w:tr>
      <w:tr w:rsidR="000F56C0" w14:paraId="291999A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B298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15EEF9" w14:textId="77777777" w:rsidR="000F56C0" w:rsidRDefault="000F56C0" w:rsidP="00C60298">
            <w:pPr>
              <w:pStyle w:val="NormalWeb"/>
            </w:pPr>
            <w:r>
              <w:rPr>
                <w:color w:val="000000"/>
              </w:rPr>
              <w:t>.I/BA117/23JAN/LHR&lt;≡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D9DBF" w14:textId="77777777" w:rsidR="000F56C0" w:rsidRDefault="000F56C0" w:rsidP="00C60298">
            <w:pPr>
              <w:pStyle w:val="NormalWeb"/>
            </w:pPr>
            <w:r>
              <w:rPr>
                <w:color w:val="000000"/>
              </w:rPr>
              <w:t>Inbound flight BA117</w:t>
            </w:r>
          </w:p>
        </w:tc>
      </w:tr>
      <w:tr w:rsidR="000F56C0" w14:paraId="607448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9744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5E1632" w14:textId="77777777" w:rsidR="000F56C0" w:rsidRDefault="000F56C0" w:rsidP="00C60298">
            <w:pPr>
              <w:pStyle w:val="NormalWeb"/>
            </w:pPr>
            <w:r>
              <w:rPr>
                <w:color w:val="000000"/>
              </w:rPr>
              <w:t>.U/AVE1234JL/024L/T/Y/SEL/Y/JL955/24JAN/NRT&lt;≡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62633" w14:textId="77777777" w:rsidR="000F56C0" w:rsidRDefault="000F56C0" w:rsidP="00C60298">
            <w:pPr>
              <w:pStyle w:val="NormalWeb"/>
            </w:pPr>
            <w:r>
              <w:rPr>
                <w:color w:val="000000"/>
              </w:rPr>
              <w:t>Loading Information</w:t>
            </w:r>
          </w:p>
        </w:tc>
      </w:tr>
      <w:tr w:rsidR="000F56C0" w14:paraId="62B591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0FEA6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A0D041" w14:textId="77777777" w:rsidR="000F56C0" w:rsidRDefault="000F56C0" w:rsidP="00C60298">
            <w:pPr>
              <w:pStyle w:val="NormalWeb"/>
            </w:pPr>
            <w:r>
              <w:rPr>
                <w:color w:val="000000"/>
              </w:rPr>
              <w:t>.F/JL955/24JAN/NRT&lt;≡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622F18" w14:textId="77777777" w:rsidR="000F56C0" w:rsidRDefault="000F56C0" w:rsidP="00C60298">
            <w:pPr>
              <w:pStyle w:val="NormalWeb"/>
            </w:pPr>
            <w:r>
              <w:rPr>
                <w:color w:val="000000"/>
              </w:rPr>
              <w:t>Outbound Flight JL955</w:t>
            </w:r>
          </w:p>
        </w:tc>
      </w:tr>
      <w:tr w:rsidR="000F56C0" w14:paraId="4BCA53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05BC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EE958D" w14:textId="77777777" w:rsidR="000F56C0" w:rsidRDefault="000F56C0" w:rsidP="00C60298">
            <w:pPr>
              <w:pStyle w:val="NormalWeb"/>
            </w:pPr>
            <w:r>
              <w:rPr>
                <w:color w:val="000000"/>
              </w:rPr>
              <w:t>.H/T1&lt;≡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C0009" w14:textId="77777777" w:rsidR="000F56C0" w:rsidRDefault="000F56C0" w:rsidP="00C60298">
            <w:pPr>
              <w:pStyle w:val="NormalWeb"/>
            </w:pPr>
            <w:r>
              <w:rPr>
                <w:color w:val="000000"/>
              </w:rPr>
              <w:t>Handling Location</w:t>
            </w:r>
          </w:p>
        </w:tc>
      </w:tr>
      <w:tr w:rsidR="000F56C0" w14:paraId="3D07F0C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FB25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91C15" w14:textId="77777777" w:rsidR="000F56C0" w:rsidRDefault="000F56C0" w:rsidP="00C60298">
            <w:pPr>
              <w:pStyle w:val="NormalWeb"/>
            </w:pPr>
            <w:r>
              <w:rPr>
                <w:color w:val="000000"/>
              </w:rPr>
              <w:t>.N/0125123456001&lt;≡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703C1" w14:textId="77777777" w:rsidR="000F56C0" w:rsidRDefault="000F56C0" w:rsidP="00C60298">
            <w:pPr>
              <w:pStyle w:val="NormalWeb"/>
            </w:pPr>
            <w:r>
              <w:rPr>
                <w:color w:val="000000"/>
              </w:rPr>
              <w:t>Bag tag number; Number of consecutive tags</w:t>
            </w:r>
          </w:p>
        </w:tc>
      </w:tr>
      <w:tr w:rsidR="000F56C0" w14:paraId="1426C8E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E0C0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10C97A" w14:textId="77777777" w:rsidR="000F56C0" w:rsidRDefault="000F56C0" w:rsidP="00C60298">
            <w:pPr>
              <w:pStyle w:val="NormalWeb"/>
            </w:pPr>
            <w:r>
              <w:rPr>
                <w:color w:val="000000"/>
              </w:rPr>
              <w:t>.M/0037123456//</w:t>
            </w:r>
          </w:p>
          <w:p w14:paraId="230E3240" w14:textId="77777777" w:rsidR="000F56C0" w:rsidRDefault="000F56C0" w:rsidP="00C60298">
            <w:pPr>
              <w:pStyle w:val="NormalWeb"/>
            </w:pPr>
            <w:r>
              <w:rPr>
                <w:color w:val="000000"/>
              </w:rPr>
              <w:t>414F7E29507B4F2E9904F6583677C6FD&lt;≡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AA8E6C" w14:textId="77777777" w:rsidR="000F56C0" w:rsidRDefault="000F56C0" w:rsidP="00C60298">
            <w:pPr>
              <w:pStyle w:val="NormalWeb"/>
            </w:pPr>
            <w:r>
              <w:rPr>
                <w:color w:val="000000"/>
              </w:rPr>
              <w:t>Bag tag number; No Issue date; Unique Identifier</w:t>
            </w:r>
          </w:p>
        </w:tc>
      </w:tr>
      <w:tr w:rsidR="000F56C0" w14:paraId="479E925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F5657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4328A8" w14:textId="77777777" w:rsidR="000F56C0" w:rsidRDefault="000F56C0" w:rsidP="00C60298">
            <w:pPr>
              <w:pStyle w:val="NormalWeb"/>
            </w:pPr>
            <w:r>
              <w:rPr>
                <w:color w:val="000000"/>
              </w:rPr>
              <w:t>.Q/001&lt;≡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7B6A02" w14:textId="77777777" w:rsidR="000F56C0" w:rsidRDefault="000F56C0" w:rsidP="00C60298">
            <w:pPr>
              <w:pStyle w:val="NormalWeb"/>
            </w:pPr>
            <w:r>
              <w:rPr>
                <w:color w:val="000000"/>
              </w:rPr>
              <w:t>Loading sequence</w:t>
            </w:r>
          </w:p>
        </w:tc>
      </w:tr>
      <w:tr w:rsidR="000F56C0" w14:paraId="30B467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5FDAC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581A31" w14:textId="77777777" w:rsidR="000F56C0" w:rsidRDefault="000F56C0" w:rsidP="00C60298">
            <w:pPr>
              <w:pStyle w:val="NormalWeb"/>
            </w:pPr>
            <w:r>
              <w:rPr>
                <w:color w:val="000000"/>
              </w:rPr>
              <w:t>.P/1CHAN/T&lt;≡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F1C237" w14:textId="77777777" w:rsidR="000F56C0" w:rsidRDefault="000F56C0" w:rsidP="00C60298">
            <w:pPr>
              <w:pStyle w:val="NormalWeb"/>
            </w:pPr>
            <w:r>
              <w:rPr>
                <w:color w:val="000000"/>
              </w:rPr>
              <w:t>Passenger's name</w:t>
            </w:r>
          </w:p>
        </w:tc>
      </w:tr>
      <w:tr w:rsidR="000F56C0" w14:paraId="3CAF85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2E00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96088" w14:textId="77777777" w:rsidR="000F56C0" w:rsidRDefault="000F56C0" w:rsidP="00C60298">
            <w:pPr>
              <w:pStyle w:val="NormalWeb"/>
            </w:pPr>
            <w:r>
              <w:rPr>
                <w:color w:val="000000"/>
              </w:rPr>
              <w:t>.X/CLR&lt;≡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492224" w14:textId="77777777" w:rsidR="000F56C0" w:rsidRDefault="000F56C0" w:rsidP="00C60298">
            <w:pPr>
              <w:pStyle w:val="NormalWeb"/>
            </w:pPr>
            <w:r>
              <w:rPr>
                <w:color w:val="000000"/>
              </w:rPr>
              <w:t>Screening description</w:t>
            </w:r>
          </w:p>
        </w:tc>
      </w:tr>
      <w:tr w:rsidR="000F56C0" w14:paraId="459E7D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A7824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3DCE7D" w14:textId="77777777" w:rsidR="000F56C0" w:rsidRDefault="000F56C0" w:rsidP="00C60298">
            <w:pPr>
              <w:pStyle w:val="NormalWeb"/>
            </w:pPr>
            <w:r>
              <w:rPr>
                <w:color w:val="000000"/>
              </w:rPr>
              <w:t>ENDBMM&lt;≡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74C14" w14:textId="77777777" w:rsidR="000F56C0" w:rsidRDefault="000F56C0" w:rsidP="00C60298">
            <w:pPr>
              <w:pStyle w:val="NormalWeb"/>
            </w:pPr>
            <w:r>
              <w:rPr>
                <w:color w:val="000000"/>
              </w:rPr>
              <w:t>End of Message Identifier</w:t>
            </w:r>
          </w:p>
        </w:tc>
      </w:tr>
    </w:tbl>
    <w:p w14:paraId="6C49EFC1" w14:textId="77777777" w:rsidR="000F56C0" w:rsidRDefault="000F56C0" w:rsidP="00C60298">
      <w:pPr>
        <w:rPr>
          <w:rFonts w:eastAsia="Times New Roman"/>
        </w:rPr>
      </w:pPr>
    </w:p>
    <w:p w14:paraId="75FCF69A" w14:textId="22985415" w:rsidR="000F56C0" w:rsidRDefault="000F56C0" w:rsidP="000F56C0">
      <w:pPr>
        <w:pStyle w:val="Heading1"/>
        <w:rPr>
          <w:rFonts w:eastAsia="Times New Roman"/>
          <w:kern w:val="36"/>
          <w:sz w:val="48"/>
          <w:szCs w:val="48"/>
          <w14:ligatures w14:val="none"/>
        </w:rPr>
      </w:pPr>
      <w:r>
        <w:rPr>
          <w:rFonts w:eastAsia="Times New Roman"/>
        </w:rPr>
        <w:t>RP1745A</w:t>
      </w:r>
    </w:p>
    <w:p w14:paraId="6039863B" w14:textId="77777777" w:rsidR="000F56C0" w:rsidRDefault="000F56C0" w:rsidP="00C60298">
      <w:pPr>
        <w:pStyle w:val="Heading2"/>
        <w:rPr>
          <w:rFonts w:eastAsia="Times New Roman"/>
        </w:rPr>
      </w:pPr>
      <w:r>
        <w:rPr>
          <w:rFonts w:eastAsia="Times New Roman"/>
        </w:rPr>
        <w:t>Processed</w:t>
      </w:r>
    </w:p>
    <w:p w14:paraId="19DF81E4" w14:textId="77777777" w:rsidR="000F56C0" w:rsidRDefault="000F56C0" w:rsidP="00C60298">
      <w:pPr>
        <w:pStyle w:val="Heading4"/>
        <w:rPr>
          <w:rFonts w:eastAsia="Times New Roman"/>
        </w:rPr>
      </w:pPr>
      <w:r>
        <w:rPr>
          <w:rFonts w:eastAsia="Times New Roman"/>
        </w:rPr>
        <w:t>A.5.4.6. Example with “UNAR”</w:t>
      </w:r>
    </w:p>
    <w:p w14:paraId="2E86D65B" w14:textId="77777777" w:rsidR="000F56C0" w:rsidRDefault="000F56C0" w:rsidP="00C60298">
      <w:pPr>
        <w:pStyle w:val="NormalWeb"/>
      </w:pPr>
      <w:r>
        <w:t>Use case: Instruct airport to expect a bag and load it as UNAR (Unaccompanied bag, all requirements for travel met)</w:t>
      </w:r>
    </w:p>
    <w:p w14:paraId="05DA2253" w14:textId="77777777" w:rsidR="000F56C0" w:rsidRDefault="000F56C0" w:rsidP="00C60298">
      <w:pPr>
        <w:pStyle w:val="NormalWeb"/>
      </w:pPr>
      <w:r>
        <w:t>Redaction: Fixed .F from original</w:t>
      </w:r>
    </w:p>
    <w:p w14:paraId="1C6385A6" w14:textId="77777777" w:rsidR="000F56C0" w:rsidRDefault="000F56C0" w:rsidP="00C60298">
      <w:pPr>
        <w:pStyle w:val="NormalWeb"/>
      </w:pPr>
      <w:r>
        <w:t>A. BSM to say the bag is UNAR without Authority To Travel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84"/>
      </w:tblGrid>
      <w:tr w:rsidR="000F56C0" w14:paraId="02BFD8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AED53" w14:textId="77777777" w:rsidR="000F56C0" w:rsidRDefault="000F56C0" w:rsidP="00C60298">
            <w:pPr>
              <w:pStyle w:val="NormalWeb"/>
            </w:pPr>
            <w:r>
              <w:t>BSM</w:t>
            </w:r>
          </w:p>
          <w:p w14:paraId="0B3F4F97" w14:textId="77777777" w:rsidR="000F56C0" w:rsidRDefault="000F56C0" w:rsidP="00C60298">
            <w:pPr>
              <w:pStyle w:val="NormalWeb"/>
            </w:pPr>
            <w:r>
              <w:t>CHG</w:t>
            </w:r>
          </w:p>
          <w:p w14:paraId="16DCFD72" w14:textId="77777777" w:rsidR="000F56C0" w:rsidRDefault="000F56C0" w:rsidP="00C60298">
            <w:pPr>
              <w:pStyle w:val="NormalWeb"/>
            </w:pPr>
            <w:r>
              <w:t>.V/1LLHR</w:t>
            </w:r>
          </w:p>
          <w:p w14:paraId="36F3AA9F" w14:textId="77777777" w:rsidR="000F56C0" w:rsidRDefault="000F56C0" w:rsidP="00C60298">
            <w:pPr>
              <w:pStyle w:val="NormalWeb"/>
            </w:pPr>
            <w:r>
              <w:t>.F/BA100/12DEC/FRA/J</w:t>
            </w:r>
          </w:p>
          <w:p w14:paraId="3CE5760C" w14:textId="77777777" w:rsidR="000F56C0" w:rsidRDefault="000F56C0" w:rsidP="00C60298">
            <w:pPr>
              <w:pStyle w:val="NormalWeb"/>
            </w:pPr>
            <w:r>
              <w:t>.P/BOND/J</w:t>
            </w:r>
          </w:p>
          <w:p w14:paraId="49EE6D7F" w14:textId="77777777" w:rsidR="000F56C0" w:rsidRDefault="000F56C0" w:rsidP="00C60298">
            <w:pPr>
              <w:pStyle w:val="NormalWeb"/>
            </w:pPr>
            <w:r>
              <w:t>.S/Y//N/007/007</w:t>
            </w:r>
          </w:p>
          <w:p w14:paraId="5AEB7162" w14:textId="77777777" w:rsidR="000F56C0" w:rsidRDefault="000F56C0" w:rsidP="00C60298">
            <w:pPr>
              <w:pStyle w:val="NormalWeb"/>
            </w:pPr>
            <w:r>
              <w:t>.N/0125123456001</w:t>
            </w:r>
          </w:p>
          <w:p w14:paraId="1569AB0C" w14:textId="77777777" w:rsidR="000F56C0" w:rsidRDefault="000F56C0" w:rsidP="00C60298">
            <w:pPr>
              <w:pStyle w:val="NormalWeb"/>
            </w:pPr>
            <w:r>
              <w:t>.E/UNAR</w:t>
            </w:r>
          </w:p>
          <w:p w14:paraId="11D3BB29" w14:textId="77777777" w:rsidR="000F56C0" w:rsidRDefault="000F56C0" w:rsidP="00C60298">
            <w:pPr>
              <w:pStyle w:val="NormalWeb"/>
            </w:pPr>
            <w:r>
              <w:t>ENDBSM</w:t>
            </w:r>
          </w:p>
        </w:tc>
      </w:tr>
    </w:tbl>
    <w:p w14:paraId="14E29B92" w14:textId="77777777" w:rsidR="000F56C0" w:rsidRDefault="000F56C0" w:rsidP="00C60298">
      <w:pPr>
        <w:pStyle w:val="NormalWeb"/>
      </w:pPr>
      <w:r>
        <w:t>B. BSM to say the bag is UNAR with Authority To Travel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84"/>
      </w:tblGrid>
      <w:tr w:rsidR="000F56C0" w14:paraId="2BAC55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76F26D" w14:textId="77777777" w:rsidR="000F56C0" w:rsidRDefault="000F56C0" w:rsidP="00C60298">
            <w:pPr>
              <w:pStyle w:val="NormalWeb"/>
            </w:pPr>
            <w:r>
              <w:t>BSM</w:t>
            </w:r>
          </w:p>
          <w:p w14:paraId="723F2DE4" w14:textId="77777777" w:rsidR="000F56C0" w:rsidRDefault="000F56C0" w:rsidP="00C60298">
            <w:pPr>
              <w:pStyle w:val="NormalWeb"/>
            </w:pPr>
            <w:r>
              <w:t>CHG</w:t>
            </w:r>
          </w:p>
          <w:p w14:paraId="7CD06C0D" w14:textId="77777777" w:rsidR="000F56C0" w:rsidRDefault="000F56C0" w:rsidP="00C60298">
            <w:pPr>
              <w:pStyle w:val="NormalWeb"/>
            </w:pPr>
            <w:r>
              <w:t>.V/1LLHR</w:t>
            </w:r>
          </w:p>
          <w:p w14:paraId="62CE2209" w14:textId="77777777" w:rsidR="000F56C0" w:rsidRDefault="000F56C0" w:rsidP="00C60298">
            <w:pPr>
              <w:pStyle w:val="NormalWeb"/>
            </w:pPr>
            <w:r>
              <w:t>.F/BA100/FRA/12DEC/J</w:t>
            </w:r>
          </w:p>
          <w:p w14:paraId="18FCA217" w14:textId="77777777" w:rsidR="000F56C0" w:rsidRDefault="000F56C0" w:rsidP="00C60298">
            <w:pPr>
              <w:pStyle w:val="NormalWeb"/>
            </w:pPr>
            <w:r>
              <w:t>.P/BOND/J</w:t>
            </w:r>
          </w:p>
          <w:p w14:paraId="2EE318A2" w14:textId="77777777" w:rsidR="000F56C0" w:rsidRDefault="000F56C0" w:rsidP="00C60298">
            <w:pPr>
              <w:pStyle w:val="NormalWeb"/>
            </w:pPr>
            <w:r>
              <w:t>.S/Y//N/007/007//Y</w:t>
            </w:r>
          </w:p>
          <w:p w14:paraId="5934D53E" w14:textId="77777777" w:rsidR="000F56C0" w:rsidRDefault="000F56C0" w:rsidP="00C60298">
            <w:pPr>
              <w:pStyle w:val="NormalWeb"/>
            </w:pPr>
            <w:r>
              <w:t>.N/0125123456001</w:t>
            </w:r>
          </w:p>
          <w:p w14:paraId="5AE595EC" w14:textId="77777777" w:rsidR="000F56C0" w:rsidRDefault="000F56C0" w:rsidP="00C60298">
            <w:pPr>
              <w:pStyle w:val="NormalWeb"/>
            </w:pPr>
            <w:r>
              <w:t>.E/UNAR</w:t>
            </w:r>
          </w:p>
          <w:p w14:paraId="34B555E1" w14:textId="77777777" w:rsidR="000F56C0" w:rsidRDefault="000F56C0" w:rsidP="00C60298">
            <w:pPr>
              <w:pStyle w:val="NormalWeb"/>
            </w:pPr>
            <w:r>
              <w:t>ENDBSM</w:t>
            </w:r>
          </w:p>
        </w:tc>
      </w:tr>
    </w:tbl>
    <w:p w14:paraId="0D61BB3B" w14:textId="77777777" w:rsidR="000F56C0" w:rsidRDefault="000F56C0" w:rsidP="00C60298">
      <w:pPr>
        <w:pStyle w:val="NormalWeb"/>
      </w:pPr>
      <w:r>
        <w:t>Semantics: see use case</w:t>
      </w:r>
    </w:p>
    <w:p w14:paraId="7958872B" w14:textId="77777777" w:rsidR="000F56C0" w:rsidRDefault="000F56C0" w:rsidP="00C60298">
      <w:pPr>
        <w:pStyle w:val="NormalWeb"/>
      </w:pPr>
      <w:r>
        <w:t>Analysis: nothing special</w:t>
      </w:r>
    </w:p>
    <w:p w14:paraId="54467A6D" w14:textId="77777777" w:rsidR="000F56C0" w:rsidRDefault="000F56C0" w:rsidP="00C60298">
      <w:pPr>
        <w:pStyle w:val="NormalWeb"/>
      </w:pPr>
      <w:r>
        <w:t>Result:</w:t>
      </w:r>
    </w:p>
    <w:p w14:paraId="2ED3808A" w14:textId="77777777" w:rsidR="000F56C0" w:rsidRDefault="000F56C0" w:rsidP="00C60298">
      <w:pPr>
        <w:pStyle w:val="NormalWeb"/>
        <w:numPr>
          <w:ilvl w:val="0"/>
          <w:numId w:val="26"/>
        </w:numPr>
      </w:pPr>
      <w:hyperlink r:id="rId68" w:history="1">
        <w:r>
          <w:rPr>
            <w:rStyle w:val="Hyperlink"/>
          </w:rPr>
          <w:t>A.5.4.6.a Instruction with 'UNAR' no 'ATT'</w:t>
        </w:r>
      </w:hyperlink>
    </w:p>
    <w:p w14:paraId="02F6F8EA" w14:textId="77777777" w:rsidR="000F56C0" w:rsidRDefault="000F56C0" w:rsidP="00C60298">
      <w:pPr>
        <w:pStyle w:val="NormalWeb"/>
        <w:numPr>
          <w:ilvl w:val="0"/>
          <w:numId w:val="26"/>
        </w:numPr>
      </w:pPr>
      <w:hyperlink r:id="rId69" w:history="1">
        <w:r>
          <w:rPr>
            <w:rStyle w:val="Hyperlink"/>
          </w:rPr>
          <w:t>A.5.4.6.b Instruction with “UNAR” and 'ATT'</w:t>
        </w:r>
      </w:hyperlink>
    </w:p>
    <w:sectPr w:rsidR="000F5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2CF"/>
    <w:multiLevelType w:val="multilevel"/>
    <w:tmpl w:val="EA4AC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0176F"/>
    <w:multiLevelType w:val="multilevel"/>
    <w:tmpl w:val="880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4C95"/>
    <w:multiLevelType w:val="multilevel"/>
    <w:tmpl w:val="85DC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91E14"/>
    <w:multiLevelType w:val="multilevel"/>
    <w:tmpl w:val="27043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809FD"/>
    <w:multiLevelType w:val="multilevel"/>
    <w:tmpl w:val="DAEC3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A052B"/>
    <w:multiLevelType w:val="multilevel"/>
    <w:tmpl w:val="C9D2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B03F9"/>
    <w:multiLevelType w:val="multilevel"/>
    <w:tmpl w:val="1852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C7942"/>
    <w:multiLevelType w:val="multilevel"/>
    <w:tmpl w:val="47A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0007D"/>
    <w:multiLevelType w:val="multilevel"/>
    <w:tmpl w:val="AF1C4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B0299"/>
    <w:multiLevelType w:val="multilevel"/>
    <w:tmpl w:val="880E0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3457E"/>
    <w:multiLevelType w:val="multilevel"/>
    <w:tmpl w:val="540EE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829C2"/>
    <w:multiLevelType w:val="multilevel"/>
    <w:tmpl w:val="6F58E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D2EF4"/>
    <w:multiLevelType w:val="multilevel"/>
    <w:tmpl w:val="FEAA8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16B26"/>
    <w:multiLevelType w:val="multilevel"/>
    <w:tmpl w:val="A9D0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F1F5E"/>
    <w:multiLevelType w:val="multilevel"/>
    <w:tmpl w:val="0D2A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C23B4"/>
    <w:multiLevelType w:val="multilevel"/>
    <w:tmpl w:val="AE7A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265D1D"/>
    <w:multiLevelType w:val="multilevel"/>
    <w:tmpl w:val="E102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36E0C"/>
    <w:multiLevelType w:val="multilevel"/>
    <w:tmpl w:val="27E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2155F"/>
    <w:multiLevelType w:val="multilevel"/>
    <w:tmpl w:val="1AAEF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C2000"/>
    <w:multiLevelType w:val="multilevel"/>
    <w:tmpl w:val="B00E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F6B30"/>
    <w:multiLevelType w:val="multilevel"/>
    <w:tmpl w:val="B9EC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D1DEA"/>
    <w:multiLevelType w:val="multilevel"/>
    <w:tmpl w:val="7F3A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A7F1B"/>
    <w:multiLevelType w:val="multilevel"/>
    <w:tmpl w:val="0A945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25AFE"/>
    <w:multiLevelType w:val="multilevel"/>
    <w:tmpl w:val="F1EC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068C7"/>
    <w:multiLevelType w:val="multilevel"/>
    <w:tmpl w:val="DC6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F1D6A"/>
    <w:multiLevelType w:val="multilevel"/>
    <w:tmpl w:val="2744E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D921A3"/>
    <w:multiLevelType w:val="multilevel"/>
    <w:tmpl w:val="42E0D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378C2"/>
    <w:multiLevelType w:val="multilevel"/>
    <w:tmpl w:val="1492A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3194A"/>
    <w:multiLevelType w:val="multilevel"/>
    <w:tmpl w:val="D78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663AE"/>
    <w:multiLevelType w:val="multilevel"/>
    <w:tmpl w:val="D2B06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3659D"/>
    <w:multiLevelType w:val="multilevel"/>
    <w:tmpl w:val="F132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D0003"/>
    <w:multiLevelType w:val="multilevel"/>
    <w:tmpl w:val="4804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2938C5"/>
    <w:multiLevelType w:val="multilevel"/>
    <w:tmpl w:val="537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920752">
    <w:abstractNumId w:val="26"/>
    <w:lvlOverride w:ilvl="0"/>
    <w:lvlOverride w:ilvl="1"/>
    <w:lvlOverride w:ilvl="2"/>
    <w:lvlOverride w:ilvl="3"/>
    <w:lvlOverride w:ilvl="4"/>
    <w:lvlOverride w:ilvl="5"/>
    <w:lvlOverride w:ilvl="6"/>
    <w:lvlOverride w:ilvl="7"/>
    <w:lvlOverride w:ilvl="8"/>
  </w:num>
  <w:num w:numId="2" w16cid:durableId="1695226801">
    <w:abstractNumId w:val="3"/>
    <w:lvlOverride w:ilvl="0"/>
    <w:lvlOverride w:ilvl="1"/>
    <w:lvlOverride w:ilvl="2"/>
    <w:lvlOverride w:ilvl="3"/>
    <w:lvlOverride w:ilvl="4"/>
    <w:lvlOverride w:ilvl="5"/>
    <w:lvlOverride w:ilvl="6"/>
    <w:lvlOverride w:ilvl="7"/>
    <w:lvlOverride w:ilvl="8"/>
  </w:num>
  <w:num w:numId="3" w16cid:durableId="937635100">
    <w:abstractNumId w:val="0"/>
    <w:lvlOverride w:ilvl="0"/>
    <w:lvlOverride w:ilvl="1"/>
    <w:lvlOverride w:ilvl="2"/>
    <w:lvlOverride w:ilvl="3"/>
    <w:lvlOverride w:ilvl="4"/>
    <w:lvlOverride w:ilvl="5"/>
    <w:lvlOverride w:ilvl="6"/>
    <w:lvlOverride w:ilvl="7"/>
    <w:lvlOverride w:ilvl="8"/>
  </w:num>
  <w:num w:numId="4" w16cid:durableId="1441681119">
    <w:abstractNumId w:val="11"/>
    <w:lvlOverride w:ilvl="0"/>
    <w:lvlOverride w:ilvl="1"/>
    <w:lvlOverride w:ilvl="2"/>
    <w:lvlOverride w:ilvl="3"/>
    <w:lvlOverride w:ilvl="4"/>
    <w:lvlOverride w:ilvl="5"/>
    <w:lvlOverride w:ilvl="6"/>
    <w:lvlOverride w:ilvl="7"/>
    <w:lvlOverride w:ilvl="8"/>
  </w:num>
  <w:num w:numId="5" w16cid:durableId="967008962">
    <w:abstractNumId w:val="10"/>
    <w:lvlOverride w:ilvl="0"/>
    <w:lvlOverride w:ilvl="1"/>
    <w:lvlOverride w:ilvl="2"/>
    <w:lvlOverride w:ilvl="3"/>
    <w:lvlOverride w:ilvl="4"/>
    <w:lvlOverride w:ilvl="5"/>
    <w:lvlOverride w:ilvl="6"/>
    <w:lvlOverride w:ilvl="7"/>
    <w:lvlOverride w:ilvl="8"/>
  </w:num>
  <w:num w:numId="6" w16cid:durableId="390547098">
    <w:abstractNumId w:val="22"/>
  </w:num>
  <w:num w:numId="7" w16cid:durableId="1554851946">
    <w:abstractNumId w:val="13"/>
  </w:num>
  <w:num w:numId="8" w16cid:durableId="512575579">
    <w:abstractNumId w:val="5"/>
  </w:num>
  <w:num w:numId="9" w16cid:durableId="1614635438">
    <w:abstractNumId w:val="6"/>
  </w:num>
  <w:num w:numId="10" w16cid:durableId="679746064">
    <w:abstractNumId w:val="21"/>
  </w:num>
  <w:num w:numId="11" w16cid:durableId="1461651100">
    <w:abstractNumId w:val="12"/>
  </w:num>
  <w:num w:numId="12" w16cid:durableId="1726761289">
    <w:abstractNumId w:val="20"/>
  </w:num>
  <w:num w:numId="13" w16cid:durableId="1793785893">
    <w:abstractNumId w:val="30"/>
  </w:num>
  <w:num w:numId="14" w16cid:durableId="814644308">
    <w:abstractNumId w:val="31"/>
  </w:num>
  <w:num w:numId="15" w16cid:durableId="1316111025">
    <w:abstractNumId w:val="23"/>
  </w:num>
  <w:num w:numId="16" w16cid:durableId="1593468590">
    <w:abstractNumId w:val="15"/>
  </w:num>
  <w:num w:numId="17" w16cid:durableId="564990609">
    <w:abstractNumId w:val="25"/>
  </w:num>
  <w:num w:numId="18" w16cid:durableId="740759083">
    <w:abstractNumId w:val="4"/>
  </w:num>
  <w:num w:numId="19" w16cid:durableId="243805496">
    <w:abstractNumId w:val="1"/>
  </w:num>
  <w:num w:numId="20" w16cid:durableId="586810274">
    <w:abstractNumId w:val="19"/>
  </w:num>
  <w:num w:numId="21" w16cid:durableId="1574125537">
    <w:abstractNumId w:val="29"/>
  </w:num>
  <w:num w:numId="22" w16cid:durableId="454059454">
    <w:abstractNumId w:val="18"/>
  </w:num>
  <w:num w:numId="23" w16cid:durableId="479469606">
    <w:abstractNumId w:val="16"/>
  </w:num>
  <w:num w:numId="24" w16cid:durableId="1336609536">
    <w:abstractNumId w:val="9"/>
  </w:num>
  <w:num w:numId="25" w16cid:durableId="1895700440">
    <w:abstractNumId w:val="8"/>
  </w:num>
  <w:num w:numId="26" w16cid:durableId="1625425502">
    <w:abstractNumId w:val="17"/>
  </w:num>
  <w:num w:numId="27" w16cid:durableId="1184637358">
    <w:abstractNumId w:val="27"/>
  </w:num>
  <w:num w:numId="28" w16cid:durableId="1236622172">
    <w:abstractNumId w:val="24"/>
  </w:num>
  <w:num w:numId="29" w16cid:durableId="419252489">
    <w:abstractNumId w:val="14"/>
  </w:num>
  <w:num w:numId="30" w16cid:durableId="1759476447">
    <w:abstractNumId w:val="7"/>
  </w:num>
  <w:num w:numId="31" w16cid:durableId="242572396">
    <w:abstractNumId w:val="2"/>
  </w:num>
  <w:num w:numId="32" w16cid:durableId="1654025659">
    <w:abstractNumId w:val="28"/>
  </w:num>
  <w:num w:numId="33" w16cid:durableId="72772601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6CA"/>
    <w:rsid w:val="000F56C0"/>
    <w:rsid w:val="00124C89"/>
    <w:rsid w:val="00132A16"/>
    <w:rsid w:val="00154792"/>
    <w:rsid w:val="00320A52"/>
    <w:rsid w:val="003C4387"/>
    <w:rsid w:val="007776CA"/>
    <w:rsid w:val="00C6029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7D2D"/>
  <w15:chartTrackingRefBased/>
  <w15:docId w15:val="{89A0B2F1-B59E-47C3-8926-233AA1D4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7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7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7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7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6CA"/>
    <w:rPr>
      <w:rFonts w:eastAsiaTheme="majorEastAsia" w:cstheme="majorBidi"/>
      <w:color w:val="272727" w:themeColor="text1" w:themeTint="D8"/>
    </w:rPr>
  </w:style>
  <w:style w:type="paragraph" w:styleId="Title">
    <w:name w:val="Title"/>
    <w:basedOn w:val="Normal"/>
    <w:next w:val="Normal"/>
    <w:link w:val="TitleChar"/>
    <w:uiPriority w:val="10"/>
    <w:qFormat/>
    <w:rsid w:val="00777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6CA"/>
    <w:pPr>
      <w:spacing w:before="160"/>
      <w:jc w:val="center"/>
    </w:pPr>
    <w:rPr>
      <w:i/>
      <w:iCs/>
      <w:color w:val="404040" w:themeColor="text1" w:themeTint="BF"/>
    </w:rPr>
  </w:style>
  <w:style w:type="character" w:customStyle="1" w:styleId="QuoteChar">
    <w:name w:val="Quote Char"/>
    <w:basedOn w:val="DefaultParagraphFont"/>
    <w:link w:val="Quote"/>
    <w:uiPriority w:val="29"/>
    <w:rsid w:val="007776CA"/>
    <w:rPr>
      <w:i/>
      <w:iCs/>
      <w:color w:val="404040" w:themeColor="text1" w:themeTint="BF"/>
    </w:rPr>
  </w:style>
  <w:style w:type="paragraph" w:styleId="ListParagraph">
    <w:name w:val="List Paragraph"/>
    <w:basedOn w:val="Normal"/>
    <w:uiPriority w:val="34"/>
    <w:qFormat/>
    <w:rsid w:val="007776CA"/>
    <w:pPr>
      <w:ind w:left="720"/>
      <w:contextualSpacing/>
    </w:pPr>
  </w:style>
  <w:style w:type="character" w:styleId="IntenseEmphasis">
    <w:name w:val="Intense Emphasis"/>
    <w:basedOn w:val="DefaultParagraphFont"/>
    <w:uiPriority w:val="21"/>
    <w:qFormat/>
    <w:rsid w:val="007776CA"/>
    <w:rPr>
      <w:i/>
      <w:iCs/>
      <w:color w:val="0F4761" w:themeColor="accent1" w:themeShade="BF"/>
    </w:rPr>
  </w:style>
  <w:style w:type="paragraph" w:styleId="IntenseQuote">
    <w:name w:val="Intense Quote"/>
    <w:basedOn w:val="Normal"/>
    <w:next w:val="Normal"/>
    <w:link w:val="IntenseQuoteChar"/>
    <w:uiPriority w:val="30"/>
    <w:qFormat/>
    <w:rsid w:val="00777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6CA"/>
    <w:rPr>
      <w:i/>
      <w:iCs/>
      <w:color w:val="0F4761" w:themeColor="accent1" w:themeShade="BF"/>
    </w:rPr>
  </w:style>
  <w:style w:type="character" w:styleId="IntenseReference">
    <w:name w:val="Intense Reference"/>
    <w:basedOn w:val="DefaultParagraphFont"/>
    <w:uiPriority w:val="32"/>
    <w:qFormat/>
    <w:rsid w:val="007776CA"/>
    <w:rPr>
      <w:b/>
      <w:bCs/>
      <w:smallCaps/>
      <w:color w:val="0F4761" w:themeColor="accent1" w:themeShade="BF"/>
      <w:spacing w:val="5"/>
    </w:rPr>
  </w:style>
  <w:style w:type="character" w:styleId="Hyperlink">
    <w:name w:val="Hyperlink"/>
    <w:basedOn w:val="DefaultParagraphFont"/>
    <w:uiPriority w:val="99"/>
    <w:unhideWhenUsed/>
    <w:rsid w:val="000F56C0"/>
    <w:rPr>
      <w:color w:val="467886" w:themeColor="hyperlink"/>
      <w:u w:val="single"/>
    </w:rPr>
  </w:style>
  <w:style w:type="character" w:styleId="UnresolvedMention">
    <w:name w:val="Unresolved Mention"/>
    <w:basedOn w:val="DefaultParagraphFont"/>
    <w:uiPriority w:val="99"/>
    <w:semiHidden/>
    <w:unhideWhenUsed/>
    <w:rsid w:val="000F56C0"/>
    <w:rPr>
      <w:color w:val="605E5C"/>
      <w:shd w:val="clear" w:color="auto" w:fill="E1DFDD"/>
    </w:rPr>
  </w:style>
  <w:style w:type="paragraph" w:styleId="NormalWeb">
    <w:name w:val="Normal (Web)"/>
    <w:basedOn w:val="Normal"/>
    <w:uiPriority w:val="99"/>
    <w:semiHidden/>
    <w:unhideWhenUsed/>
    <w:rsid w:val="000F56C0"/>
    <w:pPr>
      <w:spacing w:before="100" w:beforeAutospacing="1" w:after="100" w:afterAutospacing="1" w:line="240" w:lineRule="auto"/>
    </w:pPr>
    <w:rPr>
      <w:rFonts w:ascii="Times New Roman" w:eastAsiaTheme="minorEastAsia" w:hAnsi="Times New Roman" w:cs="Times New Roman"/>
      <w:kern w:val="0"/>
      <w:sz w:val="24"/>
      <w:szCs w:val="24"/>
      <w:lang w:eastAsia="en-NL"/>
      <w14:ligatures w14:val="none"/>
    </w:rPr>
  </w:style>
  <w:style w:type="character" w:customStyle="1" w:styleId="expand-control-text">
    <w:name w:val="expand-control-text"/>
    <w:basedOn w:val="DefaultParagraphFont"/>
    <w:rsid w:val="000F56C0"/>
  </w:style>
  <w:style w:type="character" w:customStyle="1" w:styleId="inline-comment-marker">
    <w:name w:val="inline-comment-marker"/>
    <w:basedOn w:val="DefaultParagraphFont"/>
    <w:rsid w:val="000F56C0"/>
  </w:style>
  <w:style w:type="paragraph" w:customStyle="1" w:styleId="msonormal0">
    <w:name w:val="msonormal"/>
    <w:basedOn w:val="Normal"/>
    <w:rsid w:val="000F56C0"/>
    <w:pPr>
      <w:spacing w:before="100" w:beforeAutospacing="1" w:after="100" w:afterAutospacing="1" w:line="240" w:lineRule="auto"/>
    </w:pPr>
    <w:rPr>
      <w:rFonts w:ascii="Times New Roman" w:eastAsiaTheme="minorEastAsia" w:hAnsi="Times New Roman" w:cs="Times New Roman"/>
      <w:kern w:val="0"/>
      <w:sz w:val="24"/>
      <w:szCs w:val="24"/>
      <w:lang w:eastAsia="en-NL"/>
      <w14:ligatures w14:val="none"/>
    </w:rPr>
  </w:style>
  <w:style w:type="character" w:customStyle="1" w:styleId="expand-control-icon">
    <w:name w:val="expand-control-icon"/>
    <w:basedOn w:val="DefaultParagraphFont"/>
    <w:rsid w:val="000F56C0"/>
  </w:style>
  <w:style w:type="character" w:styleId="FollowedHyperlink">
    <w:name w:val="FollowedHyperlink"/>
    <w:basedOn w:val="DefaultParagraphFont"/>
    <w:uiPriority w:val="99"/>
    <w:semiHidden/>
    <w:unhideWhenUsed/>
    <w:rsid w:val="000F56C0"/>
    <w:rPr>
      <w:color w:val="800080"/>
      <w:u w:val="single"/>
    </w:rPr>
  </w:style>
  <w:style w:type="character" w:styleId="Emphasis">
    <w:name w:val="Emphasis"/>
    <w:basedOn w:val="DefaultParagraphFont"/>
    <w:uiPriority w:val="20"/>
    <w:qFormat/>
    <w:rsid w:val="000F56C0"/>
    <w:rPr>
      <w:i/>
      <w:iCs/>
    </w:rPr>
  </w:style>
  <w:style w:type="character" w:customStyle="1" w:styleId="confluence-jim-macro">
    <w:name w:val="confluence-jim-macro"/>
    <w:basedOn w:val="DefaultParagraphFont"/>
    <w:rsid w:val="000F56C0"/>
  </w:style>
  <w:style w:type="character" w:customStyle="1" w:styleId="aui-icon">
    <w:name w:val="aui-icon"/>
    <w:basedOn w:val="DefaultParagraphFont"/>
    <w:rsid w:val="000F56C0"/>
  </w:style>
  <w:style w:type="character" w:customStyle="1" w:styleId="summary">
    <w:name w:val="summary"/>
    <w:basedOn w:val="DefaultParagraphFont"/>
    <w:rsid w:val="000F56C0"/>
  </w:style>
  <w:style w:type="character" w:customStyle="1" w:styleId="aui-lozenge">
    <w:name w:val="aui-lozenge"/>
    <w:basedOn w:val="DefaultParagraphFont"/>
    <w:rsid w:val="000F56C0"/>
  </w:style>
  <w:style w:type="character" w:styleId="Strong">
    <w:name w:val="Strong"/>
    <w:basedOn w:val="DefaultParagraphFont"/>
    <w:uiPriority w:val="22"/>
    <w:qFormat/>
    <w:rsid w:val="000F56C0"/>
    <w:rPr>
      <w:b/>
      <w:bCs/>
    </w:rPr>
  </w:style>
  <w:style w:type="character" w:customStyle="1" w:styleId="confluence-anchor-link">
    <w:name w:val="confluence-anchor-link"/>
    <w:basedOn w:val="DefaultParagraphFont"/>
    <w:rsid w:val="000F5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ataonline.sharepoint.com/:u:/r/sites/IATABaggageWorkingGroup/Shared%20Documents/Baggage%20Information%20Exchange%20(BIX)%20Sub%20Group/Taskforce%20best%20practices%20BIX%20v2/Samples/source%20RP1745/4.9.14%20BSM%20with%20minimum%20elements%20for%20an%20EBT.xml?csf=1&amp;web=1&amp;e=OIfP5d" TargetMode="External"/><Relationship Id="rId21" Type="http://schemas.openxmlformats.org/officeDocument/2006/relationships/hyperlink" Target="https://iataonline.sharepoint.com/:u:/r/sites/IATABaggageWorkingGroup/Shared%20Documents/Baggage%20Information%20Exchange%20(BIX)%20Sub%20Group/Taskforce%20best%20practices%20BIX%20v2/Samples/source%20RP1745/4.9.8.b%20BSM%C2%A0Example%20of%20the%20Change%20Function.xml?d=w58e4179e86e74f0aa8af32aaf82d01ea&amp;csf=1&amp;web=1&amp;e=F4HkkK" TargetMode="External"/><Relationship Id="rId42" Type="http://schemas.openxmlformats.org/officeDocument/2006/relationships/hyperlink" Target="https://iataonline.sharepoint.com/:u:/r/sites/IATABaggageWorkingGroup/Shared%20Documents/Baggage%20Information%20Exchange%20(BIX)%20Sub%20Group/Taskforce%20best%20practices%20BIX%20v2/Samples/source%20RP1745/5.9.18%20Flight%20arrived%20ULD%20is%20offloaded.xml?d=wf5b23d4cb8ab4e5297060f7f11982ca0&amp;csf=1&amp;web=1&amp;e=wqzQce" TargetMode="External"/><Relationship Id="rId47" Type="http://schemas.openxmlformats.org/officeDocument/2006/relationships/hyperlink" Target="https://iataonline.sharepoint.com/:u:/r/sites/IATABaggageWorkingGroup/Shared%20Documents/Baggage%20Information%20Exchange%20(BIX)%20Sub%20Group/Taskforce%20best%20practices%20BIX%20v2/Samples/source%20RP1745/5.9.27%20Transport%20of%20Container%20to%20Terminating.xml?d=w48e758f64bdb4e7d9ff452c42cf7b874&amp;csf=1&amp;web=1&amp;e=AelKdT" TargetMode="External"/><Relationship Id="rId63" Type="http://schemas.openxmlformats.org/officeDocument/2006/relationships/hyperlink" Target="https://iataonline.sharepoint.com/:u:/r/sites/IATABaggageWorkingGroup/Shared%20Documents/Baggage%20Information%20Exchange%20(BIX)%20Sub%20Group/Taskforce%20best%20practices%20BIX%20v2/Samples/source%20RP1745/7.9.1%20Type-B%20Baggage%20Not%20Seen%20Message.xml?d=w52e1bb4f8a184a4a9a2e51a4f3cece08&amp;csf=1&amp;web=1&amp;e=RD8ff4" TargetMode="External"/><Relationship Id="rId68" Type="http://schemas.openxmlformats.org/officeDocument/2006/relationships/hyperlink" Target="https://iataonline.sharepoint.com/:u:/r/sites/IATABaggageWorkingGroup/Shared%20Documents/Baggage%20Information%20Exchange%20(BIX)%20Sub%20Group/Taskforce%20best%20practices%20BIX%20v2/Samples/source%20RP1745/A.5.4.6.a%20Example%20with%20%27UNAR%27%20no%20%27ATT%27.xml?d=w913ebb7d48864a7bb0456e496068c04d&amp;csf=1&amp;web=1&amp;e=Ua0SOv" TargetMode="External"/><Relationship Id="rId7" Type="http://schemas.openxmlformats.org/officeDocument/2006/relationships/hyperlink" Target="https://standards.atlassian.net/wiki/spaces/bwg/pages/2502459397/draft+Mapping+1745+to+BIX"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ataonline.sharepoint.com/:u:/r/sites/IATABaggageWorkingGroup/Shared%20Documents/Baggage%20Information%20Exchange%20(BIX)%20Sub%20Group/Taskforce%20best%20practices%20BIX%20v2/Samples/source%20RP1745/4.9.2%20BSM%20Sent%20to%20a%20BHS%20or%20BRS.xml?csf=1&amp;web=1&amp;e=QdI3fA" TargetMode="External"/><Relationship Id="rId29" Type="http://schemas.openxmlformats.org/officeDocument/2006/relationships/hyperlink" Target="https://iataonline.sharepoint.com/:u:/r/sites/IATABaggageWorkingGroup/Shared%20Documents/Baggage%20Information%20Exchange%20(BIX)%20Sub%20Group/Taskforce%20best%20practices%20BIX%20v2/Samples/source%20RP1745/4.9.5.c%20Classic%20reroute,%20replan%20bag%20on%20new%20flight.xml?csf=1&amp;web=1&amp;e=TRuJ2m" TargetMode="External"/><Relationship Id="rId11" Type="http://schemas.openxmlformats.org/officeDocument/2006/relationships/hyperlink" Target="https://iataonline.sharepoint.com/:u:/r/sites/IATABaggageWorkingGroup/Shared%20Documents/Baggage%20Information%20Exchange%20(BIX)%20Sub%20Group/Taskforce%20best%20practices%20BIX%20v2/Samples/source%20RP1745/3.9.5%20BTM%20Multiple%20Usage%20of%20Elements.xml?csf=1&amp;web=1&amp;e=1CnZDF" TargetMode="External"/><Relationship Id="rId24" Type="http://schemas.openxmlformats.org/officeDocument/2006/relationships/hyperlink" Target="https://iataonline.sharepoint.com/:u:/r/sites/IATABaggageWorkingGroup/Shared%20Documents/Baggage%20Information%20Exchange%20(BIX)%20Sub%20Group/Taskforce%20best%20practices%20BIX%20v2/Samples/source%20RP1745/4.9.12%20BSM%20remote%20checked%20in%20bag%20cruise%20at%20Port.xml?csf=1&amp;web=1&amp;e=5LnUbC" TargetMode="External"/><Relationship Id="rId32" Type="http://schemas.openxmlformats.org/officeDocument/2006/relationships/hyperlink" Target="https://iataonline.sharepoint.com/:u:/r/sites/IATABaggageWorkingGroup/Shared%20Documents/Baggage%20Information%20Exchange%20(BIX)%20Sub%20Group/Taskforce%20best%20practices%20BIX%20v2/Samples/source%20RP1745/5.9.3%20Alternative%20minimum%20BPM-%20Self%20Bag%20drop.xml?d=wecc970a070634b658dfb89c335833e5d&amp;csf=1&amp;web=1&amp;e=CrN6ZK" TargetMode="External"/><Relationship Id="rId37" Type="http://schemas.openxmlformats.org/officeDocument/2006/relationships/hyperlink" Target="https://iataonline.sharepoint.com/:u:/r/sites/IATABaggageWorkingGroup/Shared%20Documents/Baggage%20Information%20Exchange%20(BIX)%20Sub%20Group/Taskforce%20best%20practices%20BIX%20v2/Samples/source%20RP1745/5.9.8%20Loading-%20Reconciliation%20Scan%20onto%20cart.xml?d=wb746fb5020b94cf3a65a4298ff957fcd&amp;csf=1&amp;web=1&amp;e=WBF88F" TargetMode="External"/><Relationship Id="rId40" Type="http://schemas.openxmlformats.org/officeDocument/2006/relationships/hyperlink" Target="https://iataonline.sharepoint.com/:u:/r/sites/IATABaggageWorkingGroup/Shared%20Documents/Baggage%20Information%20Exchange%20(BIX)%20Sub%20Group/Taskforce%20best%20practices%20BIX%20v2/Samples/source%20RP1745/5.9.13%20Transport%20Container.xml?d=w53331f67ceae4bcc96b607a2864adb3d&amp;csf=1&amp;web=1&amp;e=ihjCs2" TargetMode="External"/><Relationship Id="rId45" Type="http://schemas.openxmlformats.org/officeDocument/2006/relationships/hyperlink" Target="https://iataonline.sharepoint.com/:u:/r/sites/IATABaggageWorkingGroup/Shared%20Documents/Baggage%20Information%20Exchange%20(BIX)%20Sub%20Group/Taskforce%20best%20practices%20BIX%20v2/Samples/source%20RP1745/5.9.25%20Exit%20of%20Transfer%20induction.xml?d=w3d0881a713084afe88a1591d3231c88f&amp;csf=1&amp;web=1&amp;e=Ov4mWX" TargetMode="External"/><Relationship Id="rId53" Type="http://schemas.openxmlformats.org/officeDocument/2006/relationships/hyperlink" Target="https://iataonline.sharepoint.com/:u:/r/sites/IATABaggageWorkingGroup/Shared%20Documents/Baggage%20Information%20Exchange%20(BIX)%20Sub%20Group/Taskforce%20best%20practices%20BIX%20v2/Samples/source%20RP1745/5.9.34%20load%20gate-accepted%20bag.xml?d=w3db056b6c0bf4b1a98dc5f13cb4290f6&amp;csf=1&amp;web=1&amp;e=zSHtY4" TargetMode="External"/><Relationship Id="rId58" Type="http://schemas.openxmlformats.org/officeDocument/2006/relationships/hyperlink" Target="https://iataonline.sharepoint.com/:u:/r/sites/IATABaggageWorkingGroup/Shared%20Documents/Baggage%20Information%20Exchange%20(BIX)%20Sub%20Group/Taskforce%20best%20practices%20BIX%20v2/Samples/source%20RP1745/6.9.5%20Offload%20without%20loading%20position.xml?d=w06d64f66cdd342ec89a3b1780b8200e5&amp;csf=1&amp;web=1&amp;e=WZbyvG" TargetMode="External"/><Relationship Id="rId66" Type="http://schemas.openxmlformats.org/officeDocument/2006/relationships/hyperlink" Target="https://iataonline.sharepoint.com/:u:/r/sites/IATABaggageWorkingGroup/Shared%20Documents/Baggage%20Information%20Exchange%20(BIX)%20Sub%20Group/Taskforce%20best%20practices%20BIX%20v2/Samples/source%20RP1745/9.9.1%20Loaded%20bag.xml?d=wd3e7c8ea54a74bada18120eabb62eeb2&amp;csf=1&amp;web=1&amp;e=8gGbjc" TargetMode="External"/><Relationship Id="rId5" Type="http://schemas.openxmlformats.org/officeDocument/2006/relationships/hyperlink" Target="https://iataonline.sharepoint.com/:w:/r/sites/IATABaggageWorkingGroup/Shared%20Documents/General/PSCRM%20Word%20Files/PSCRM%2045u1_word%20files/pscrm-1745-en.docx?d=w70cb0e27ddbf4d568713581e3e0f8554&amp;csf=1&amp;web=1&amp;e=etYhCN" TargetMode="External"/><Relationship Id="rId61" Type="http://schemas.openxmlformats.org/officeDocument/2006/relationships/hyperlink" Target="https://iataonline.sharepoint.com/:u:/r/sites/IATABaggageWorkingGroup/Shared%20Documents/Baggage%20Information%20Exchange%20(BIX)%20Sub%20Group/Taskforce%20best%20practices%20BIX%20v2/Samples/source%20RP1745/6.9.3%20Standard%20Offload.xml?d=wddaf61db48904a349c60ceb86bf440ba&amp;csf=1&amp;web=1&amp;e=5HOtVK" TargetMode="External"/><Relationship Id="rId19" Type="http://schemas.openxmlformats.org/officeDocument/2006/relationships/hyperlink" Target="https://iataonline.sharepoint.com/:u:/r/sites/IATABaggageWorkingGroup/Shared%20Documents/Baggage%20Information%20Exchange%20(BIX)%20Sub%20Group/Taskforce%20best%20practices%20BIX%20v2/Samples/source%20RP1745/4.9.7%20BSM%20for%20terminating%20bag.xml?csf=1&amp;web=1&amp;e=grAVsC" TargetMode="External"/><Relationship Id="rId14" Type="http://schemas.openxmlformats.org/officeDocument/2006/relationships/hyperlink" Target="https://iataonline.sharepoint.com/:u:/r/sites/IATABaggageWorkingGroup/Shared%20Documents/Baggage%20Information%20Exchange%20(BIX)%20Sub%20Group/Taskforce%20best%20practices%20BIX%20v2/Samples/source%20RP1745/3.9.10%20BTM%20with%20EBT%20Unique%20Identifier%20data.xml?csf=1&amp;web=1&amp;e=RwnmcH" TargetMode="External"/><Relationship Id="rId22" Type="http://schemas.openxmlformats.org/officeDocument/2006/relationships/hyperlink" Target="https://iataonline.sharepoint.com/:u:/r/sites/IATABaggageWorkingGroup/Shared%20Documents/Baggage%20Information%20Exchange%20(BIX)%20Sub%20Group/Taskforce%20best%20practices%20BIX%20v2/Samples/source%20RP1745/4.9.10%20BSM%20for%20remote%20checked%20in%20bag%20from%20home.xml?csf=1&amp;web=1&amp;e=z4cfB3" TargetMode="External"/><Relationship Id="rId27" Type="http://schemas.openxmlformats.org/officeDocument/2006/relationships/hyperlink" Target="https://iataonline.sharepoint.com/:u:/r/sites/IATABaggageWorkingGroup/Shared%20Documents/Baggage%20Information%20Exchange%20(BIX)%20Sub%20Group/Taskforce%20best%20practices%20BIX%20v2/Samples/source%20RP1745/4.9.5.a%20Classic%20reroute,%20plan%20bag%20on%20initial%20flight.xml?csf=1&amp;web=1&amp;e=zCavlF" TargetMode="External"/><Relationship Id="rId30" Type="http://schemas.openxmlformats.org/officeDocument/2006/relationships/hyperlink" Target="https://iataonline.sharepoint.com/:u:/r/sites/IATABaggageWorkingGroup/Shared%20Documents/Baggage%20Information%20Exchange%20(BIX)%20Sub%20Group/Taskforce%20best%20practices%20BIX%20v2/Samples/source%20RP1745/5.9.1%20Check%20In%20BPM.xml?d=we412396b76864f919537e57d4c3b03ec&amp;csf=1&amp;web=1&amp;e=TONICr" TargetMode="External"/><Relationship Id="rId35" Type="http://schemas.openxmlformats.org/officeDocument/2006/relationships/hyperlink" Target="https://iataonline.sharepoint.com/:u:/r/sites/IATABaggageWorkingGroup/Shared%20Documents/Baggage%20Information%20Exchange%20(BIX)%20Sub%20Group/Taskforce%20best%20practices%20BIX%20v2/Samples/source%20RP1745/5.9.6%20Sortation%20Scan%20(Minimum).xml?d=w4f5b997dac2444fc9dad571844bf55a0&amp;csf=1&amp;web=1&amp;e=D9jdsf" TargetMode="External"/><Relationship Id="rId43" Type="http://schemas.openxmlformats.org/officeDocument/2006/relationships/hyperlink" Target="https://iataonline.sharepoint.com/:u:/r/sites/IATABaggageWorkingGroup/Shared%20Documents/Baggage%20Information%20Exchange%20(BIX)%20Sub%20Group/Taskforce%20best%20practices%20BIX%20v2/Samples/source%20RP1745/5.9.19%20Flight%20arrived%20in%20JFK,%20Bag%20is%20offloaded.xml?d=wb298c30a0f0b428fa47be69e09f763f5&amp;csf=1&amp;web=1&amp;e=at8m6y" TargetMode="External"/><Relationship Id="rId48" Type="http://schemas.openxmlformats.org/officeDocument/2006/relationships/hyperlink" Target="https://iataonline.sharepoint.com/:u:/r/sites/IATABaggageWorkingGroup/Shared%20Documents/Baggage%20Information%20Exchange%20(BIX)%20Sub%20Group/Taskforce%20best%20practices%20BIX%20v2/Samples/source%20RP1745/5.9.28.a%20Unpack%20of%20bag%20from%20the%20container.xml?d=wb9009bd7c3f146af93be2c68466c9f61&amp;csf=1&amp;web=1&amp;e=C3bck1" TargetMode="External"/><Relationship Id="rId56" Type="http://schemas.openxmlformats.org/officeDocument/2006/relationships/hyperlink" Target="https://standards.atlassian.net/browse/BWG-60" TargetMode="External"/><Relationship Id="rId64" Type="http://schemas.openxmlformats.org/officeDocument/2006/relationships/hyperlink" Target="https://iataonline.sharepoint.com/:u:/r/sites/IATABaggageWorkingGroup/Shared%20Documents/Baggage%20Information%20Exchange%20(BIX)%20Sub%20Group/Taskforce%20best%20practices%20BIX%20v2/Samples/source%20RP1745/7.9.2%20Baggage%20Not%20Seen%20multiple%20elements.xml?d=w8c3170ba12d34bf6a360d100a6367fc9&amp;csf=1&amp;web=1&amp;e=uj8ObR" TargetMode="External"/><Relationship Id="rId69" Type="http://schemas.openxmlformats.org/officeDocument/2006/relationships/hyperlink" Target="https://iataonline.sharepoint.com/:u:/r/sites/IATABaggageWorkingGroup/Shared%20Documents/Baggage%20Information%20Exchange%20(BIX)%20Sub%20Group/Taskforce%20best%20practices%20BIX%20v2/Samples/source%20RP1745/A.5.4.6.b%20Example%20with%20%27UNAR%27%20and%20%27ATT%27.xml?d=w4d76525b65024d3391a03db816df42c0&amp;csf=1&amp;web=1&amp;e=lnmcic" TargetMode="External"/><Relationship Id="rId8" Type="http://schemas.openxmlformats.org/officeDocument/2006/relationships/hyperlink" Target="https://iataonline.sharepoint.com/:u:/r/sites/IATABaggageWorkingGroup/Shared%20Documents/Baggage%20Information%20Exchange%20(BIX)%20Sub%20Group/Taskforce%20best%20practices%20BIX%20v2/Samples/source%20RP1745/3.9.1%20BTM%20with%20minimum%20elements.xml?csf=1&amp;web=1&amp;e=TBbIa2" TargetMode="External"/><Relationship Id="rId51" Type="http://schemas.openxmlformats.org/officeDocument/2006/relationships/hyperlink" Target="https://iataonline.sharepoint.com/:u:/r/sites/IATABaggageWorkingGroup/Shared%20Documents/Baggage%20Information%20Exchange%20(BIX)%20Sub%20Group/Taskforce%20best%20practices%20BIX%20v2/Samples/source%20RP1745/5.9.31%20Bag%20is%20on%20hand%20once%20bag%20has%20missed.xml?d=wed30cdf1ee0e4c099bcdde2f58335f31&amp;csf=1&amp;web=1&amp;e=FEdqMl" TargetMode="External"/><Relationship Id="rId3" Type="http://schemas.openxmlformats.org/officeDocument/2006/relationships/settings" Target="settings.xml"/><Relationship Id="rId12" Type="http://schemas.openxmlformats.org/officeDocument/2006/relationships/hyperlink" Target="https://iataonline.sharepoint.com/:u:/r/sites/IATABaggageWorkingGroup/Shared%20Documents/Baggage%20Information%20Exchange%20(BIX)%20Sub%20Group/Taskforce%20best%20practices%20BIX%20v2/Samples/source%20RP1745/3.9.6%20BTM%20to%20delete%20a%20record%20in%20a%20BHS%20or%20BRS%20at%20JFK.xml?csf=1&amp;web=1&amp;e=YwB5Rn" TargetMode="External"/><Relationship Id="rId17" Type="http://schemas.openxmlformats.org/officeDocument/2006/relationships/hyperlink" Target="https://iataonline.sharepoint.com/:u:/r/sites/IATABaggageWorkingGroup/Shared%20Documents/Baggage%20Information%20Exchange%20(BIX)%20Sub%20Group/Taskforce%20best%20practices%20BIX%20v2/Samples/source%20RP1745/4.9.3%20BSM%20to%20delete%20a%20record%20in%20handler%20system.xml?csf=1&amp;web=1&amp;e=QYh1a7" TargetMode="External"/><Relationship Id="rId25" Type="http://schemas.openxmlformats.org/officeDocument/2006/relationships/hyperlink" Target="https://iataonline.sharepoint.com/:u:/r/sites/IATABaggageWorkingGroup/Shared%20Documents/Baggage%20Information%20Exchange%20(BIX)%20Sub%20Group/Taskforce%20best%20practices%20BIX%20v2/Samples/source%20RP1745/4.9.13%20BSM%20for%20Ground%20Transport%20at%20the%20destination.xml?csf=1&amp;web=1&amp;e=LgBtJW" TargetMode="External"/><Relationship Id="rId33" Type="http://schemas.openxmlformats.org/officeDocument/2006/relationships/hyperlink" Target="https://iataonline.sharepoint.com/:u:/r/sites/IATABaggageWorkingGroup/Shared%20Documents/Baggage%20Information%20Exchange%20(BIX)%20Sub%20Group/Taskforce%20best%20practices%20BIX%20v2/Samples/source%20RP1745/5.9.4Security%20Screening%20-%20in.xml?d=we53806b9b4bc4ca5b6f867d40825250b&amp;csf=1&amp;web=1&amp;e=FFFe0x" TargetMode="External"/><Relationship Id="rId38" Type="http://schemas.openxmlformats.org/officeDocument/2006/relationships/hyperlink" Target="https://iataonline.sharepoint.com/:u:/r/sites/IATABaggageWorkingGroup/Shared%20Documents/Baggage%20Information%20Exchange%20(BIX)%20Sub%20Group/Taskforce%20best%20practices%20BIX%20v2/Samples/source%20RP1745/5.9.10%20Transport%20Container.xml?d=we9d16424c50841a4bcd40453a9083c11&amp;csf=1&amp;web=1&amp;e=DvmHhH" TargetMode="External"/><Relationship Id="rId46" Type="http://schemas.openxmlformats.org/officeDocument/2006/relationships/hyperlink" Target="https://iataonline.sharepoint.com/:u:/r/sites/IATABaggageWorkingGroup/Shared%20Documents/Baggage%20Information%20Exchange%20(BIX)%20Sub%20Group/Taskforce%20best%20practices%20BIX%20v2/Samples/source%20RP1745/5.9.26%20Bag%20in%20Transport%20Hub%20Container.xml?d=wcb21d4e5405648adace24470baba39cf&amp;csf=1&amp;web=1&amp;e=Jgb5QQ" TargetMode="External"/><Relationship Id="rId59" Type="http://schemas.openxmlformats.org/officeDocument/2006/relationships/hyperlink" Target="https://iataonline.sharepoint.com/:u:/r/sites/IATABaggageWorkingGroup/Shared%20Documents/Baggage%20Information%20Exchange%20(BIX)%20Sub%20Group/Taskforce%20best%20practices%20BIX%20v2/Samples/source%20RP1745/6.9.6%20Standard%20Offload%20(one%20EBT).xml?d=wd72ea576517f48d7a01c6b2230013c95&amp;csf=1&amp;web=1&amp;e=87UI1T" TargetMode="External"/><Relationship Id="rId67" Type="http://schemas.openxmlformats.org/officeDocument/2006/relationships/hyperlink" Target="https://iataonline.sharepoint.com/:u:/r/sites/IATABaggageWorkingGroup/Shared%20Documents/Baggage%20Information%20Exchange%20(BIX)%20Sub%20Group/Taskforce%20best%20practices%20BIX%20v2/Samples/source%20RP1745/9.9.3%20UNAC%20bag.xml?d=wd80abeb590ce4628a9f1a4ffc8da3aba&amp;csf=1&amp;web=1&amp;e=9CO51c" TargetMode="External"/><Relationship Id="rId20" Type="http://schemas.openxmlformats.org/officeDocument/2006/relationships/hyperlink" Target="https://iataonline.sharepoint.com/:u:/r/sites/IATABaggageWorkingGroup/Shared%20Documents/Baggage%20Information%20Exchange%20(BIX)%20Sub%20Group/Taskforce%20best%20practices%20BIX%20v2/Samples/source%20RP1745/4.9.8.a%20BSM%C2%A0Example%20of%20the%20Change%20Function.xml?csf=1&amp;web=1&amp;e=9Nxx7E" TargetMode="External"/><Relationship Id="rId41" Type="http://schemas.openxmlformats.org/officeDocument/2006/relationships/hyperlink" Target="https://iataonline.sharepoint.com/:u:/r/sites/IATABaggageWorkingGroup/Shared%20Documents/Baggage%20Information%20Exchange%20(BIX)%20Sub%20Group/Taskforce%20best%20practices%20BIX%20v2/Samples/source%20RP1745/5.9.14%20Position%20Container%20on%20Aircraft.xml?d=waa6483ffd24a4a68b26e5dc3854d0a9d&amp;csf=1&amp;web=1&amp;e=LfhRr5" TargetMode="External"/><Relationship Id="rId54" Type="http://schemas.openxmlformats.org/officeDocument/2006/relationships/hyperlink" Target="https://iataonline.sharepoint.com/:u:/r/sites/IATABaggageWorkingGroup/Shared%20Documents/Baggage%20Information%20Exchange%20(BIX)%20Sub%20Group/Taskforce%20best%20practices%20BIX%20v2/Samples/source%20RP1745/5.9.35%20Delivery%20from%20aircraft%20at%20gate.xml?d=w4d1239168e0c49468b98892688f4a4f0&amp;csf=1&amp;web=1&amp;e=hftcik" TargetMode="External"/><Relationship Id="rId62" Type="http://schemas.openxmlformats.org/officeDocument/2006/relationships/hyperlink" Target="https://iataonline.sharepoint.com/:u:/r/sites/IATABaggageWorkingGroup/Shared%20Documents/Baggage%20Information%20Exchange%20(BIX)%20Sub%20Group/Taskforce%20best%20practices%20BIX%20v2/Samples/source%20RP1745/6.9.7%20Example%20with%20UID.xml?d=w1770af8b64804f6ab017162ffd8d1611&amp;csf=1&amp;web=1&amp;e=EHjGWI"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irtechzone.iata.org/bix/" TargetMode="External"/><Relationship Id="rId15" Type="http://schemas.openxmlformats.org/officeDocument/2006/relationships/hyperlink" Target="https://iataonline.sharepoint.com/:u:/r/sites/IATABaggageWorkingGroup/Shared%20Documents/Baggage%20Information%20Exchange%20(BIX)%20Sub%20Group/Taskforce%20best%20practices%20BIX%20v2/Samples/source%20RP1745/4.9.1%20BSM%20with%20minimum%20elements.xml?csf=1&amp;web=1&amp;e=Z8phZ9" TargetMode="External"/><Relationship Id="rId23" Type="http://schemas.openxmlformats.org/officeDocument/2006/relationships/hyperlink" Target="https://iataonline.sharepoint.com/:u:/r/sites/IATABaggageWorkingGroup/Shared%20Documents/Baggage%20Information%20Exchange%20(BIX)%20Sub%20Group/Taskforce%20best%20practices%20BIX%20v2/Samples/source%20RP1745/4.9.11%20BSM%20remote%20checked%20in%20bag%20at%20Train%20Station.xml?csf=1&amp;web=1&amp;e=2BPP6x" TargetMode="External"/><Relationship Id="rId28" Type="http://schemas.openxmlformats.org/officeDocument/2006/relationships/hyperlink" Target="https://iataonline.sharepoint.com/:u:/r/sites/IATABaggageWorkingGroup/Shared%20Documents/Baggage%20Information%20Exchange%20(BIX)%20Sub%20Group/Taskforce%20best%20practices%20BIX%20v2/Samples/source%20RP1745/4.9.5.b%20Classic%20reroute,%20remove%20plan.xml?csf=1&amp;web=1&amp;e=Iz0xFI" TargetMode="External"/><Relationship Id="rId36" Type="http://schemas.openxmlformats.org/officeDocument/2006/relationships/hyperlink" Target="https://iataonline.sharepoint.com/:u:/r/sites/IATABaggageWorkingGroup/Shared%20Documents/Baggage%20Information%20Exchange%20(BIX)%20Sub%20Group/Taskforce%20best%20practices%20BIX%20v2/Samples/source%20RP1745/5.9.7%20Exit%20Sortation%20Scan.xml?d=w8833cb7c66a645cbb530ba4f433dbf9e&amp;csf=1&amp;web=1&amp;e=wFaXCt" TargetMode="External"/><Relationship Id="rId49" Type="http://schemas.openxmlformats.org/officeDocument/2006/relationships/hyperlink" Target="https://iataonline.sharepoint.com/:u:/r/sites/IATABaggageWorkingGroup/Shared%20Documents/Baggage%20Information%20Exchange%20(BIX)%20Sub%20Group/Taskforce%20best%20practices%20BIX%20v2/Samples/source%20RP1745/5.9.28.b%20Route%20bag%20to%20claim.xml?d=wfe1416603ae6407aafc84115028902ed&amp;csf=1&amp;web=1&amp;e=BcrkUI" TargetMode="External"/><Relationship Id="rId57" Type="http://schemas.openxmlformats.org/officeDocument/2006/relationships/hyperlink" Target="https://standards.atlassian.net/browse/BWG-60" TargetMode="External"/><Relationship Id="rId10" Type="http://schemas.openxmlformats.org/officeDocument/2006/relationships/hyperlink" Target="https://iataonline.sharepoint.com/:u:/r/sites/IATABaggageWorkingGroup/Shared%20Documents/Baggage%20Information%20Exchange%20(BIX)%20Sub%20Group/Taskforce%20best%20practices%20BIX%20v2/Samples/source%20RP1745/3.9.3%20BTM%20expedite%20(RUSH)%20bag%20detail.xml?csf=1&amp;web=1&amp;e=7wJJWb" TargetMode="External"/><Relationship Id="rId31" Type="http://schemas.openxmlformats.org/officeDocument/2006/relationships/hyperlink" Target="https://iataonline.sharepoint.com/:u:/r/sites/IATABaggageWorkingGroup/Shared%20Documents/Baggage%20Information%20Exchange%20(BIX)%20Sub%20Group/Taskforce%20best%20practices%20BIX%20v2/Samples/source%20RP1745/5.9.2%20Alternative%20Self%20Bag%20drop.xml?d=we1ddad32ff1747398f4048b964b3df0d&amp;csf=1&amp;web=1&amp;e=7eHKOt" TargetMode="External"/><Relationship Id="rId44" Type="http://schemas.openxmlformats.org/officeDocument/2006/relationships/hyperlink" Target="https://iataonline.sharepoint.com/:u:/r/sites/IATABaggageWorkingGroup/Shared%20Documents/Baggage%20Information%20Exchange%20(BIX)%20Sub%20Group/Taskforce%20best%20practices%20BIX%20v2/Samples/source%20RP1745/5.9.22%20Arrival%20without%20awareness%20of%20ULD.xml?d=wa088ff52454f4a2b8443b0f7294c52b9&amp;csf=1&amp;web=1&amp;e=zKxl5X" TargetMode="External"/><Relationship Id="rId52" Type="http://schemas.openxmlformats.org/officeDocument/2006/relationships/hyperlink" Target="https://iataonline.sharepoint.com/:u:/r/sites/IATABaggageWorkingGroup/Shared%20Documents/Baggage%20Information%20Exchange%20(BIX)%20Sub%20Group/Taskforce%20best%20practices%20BIX%20v2/Samples/source%20RP1745/5.9.33%20Rush%20bag%20is%20loaded%20onto%20cart.xml?d=wc50cbefadebb4ed3bf91f1b849e5ba9b&amp;csf=1&amp;web=1&amp;e=GgWHUx" TargetMode="External"/><Relationship Id="rId60" Type="http://schemas.openxmlformats.org/officeDocument/2006/relationships/hyperlink" Target="https://iataonline.sharepoint.com/:u:/r/sites/IATABaggageWorkingGroup/Shared%20Documents/Baggage%20Information%20Exchange%20(BIX)%20Sub%20Group/Taskforce%20best%20practices%20BIX%20v2/Samples/source%20RP1745/6.9.1%20Standard%20Offload.xml?d=w6d23fa8243fa400a8b26ce415dc1b831&amp;csf=1&amp;web=1&amp;e=DG3QO3" TargetMode="External"/><Relationship Id="rId65" Type="http://schemas.openxmlformats.org/officeDocument/2006/relationships/hyperlink" Target="https://iataonline.sharepoint.com/:u:/r/sites/IATABaggageWorkingGroup/Shared%20Documents/Baggage%20Information%20Exchange%20(BIX)%20Sub%20Group/Taskforce%20best%20practices%20BIX%20v2/Samples/source%20RP1745/8.7.4.9.1.a%20Example%20of%20the%20Final%20Match%20Message.xml?d=wba7bbaef577a45dea51fe6cda0a4aad0&amp;csf=1&amp;web=1&amp;e=MY0Eqw" TargetMode="External"/><Relationship Id="rId4" Type="http://schemas.openxmlformats.org/officeDocument/2006/relationships/webSettings" Target="webSettings.xml"/><Relationship Id="rId9" Type="http://schemas.openxmlformats.org/officeDocument/2006/relationships/hyperlink" Target="https://iataonline.sharepoint.com/:u:/r/sites/IATABaggageWorkingGroup/Shared%20Documents/Baggage%20Information%20Exchange%20(BIX)%20Sub%20Group/Taskforce%20best%20practices%20BIX%20v2/Samples/source%20RP1745/3.9.2%20BTM%20with%20psgr%20information.xml?csf=1&amp;web=1&amp;e=HfZeJQ" TargetMode="External"/><Relationship Id="rId13" Type="http://schemas.openxmlformats.org/officeDocument/2006/relationships/hyperlink" Target="https://iataonline.sharepoint.com/:u:/r/sites/IATABaggageWorkingGroup/Shared%20Documents/Baggage%20Information%20Exchange%20(BIX)%20Sub%20Group/Taskforce%20best%20practices%20BIX%20v2/Samples/source%20RP1745/3.9.9%20BTM%20Intermodal%20Receipt_Delivery%20Process.xml?csf=1&amp;web=1&amp;e=0T4AJd" TargetMode="External"/><Relationship Id="rId18" Type="http://schemas.openxmlformats.org/officeDocument/2006/relationships/hyperlink" Target="https://iataonline.sharepoint.com/:u:/r/sites/IATABaggageWorkingGroup/Shared%20Documents/Baggage%20Information%20Exchange%20(BIX)%20Sub%20Group/Taskforce%20best%20practices%20BIX%20v2/Samples/source%20RP1745/4.9.4%20BSM%20to%20delete%20a%20record%20in%20handler%20system.xml?d=w1b8adc524c7a418eb3f8d782b663ec6f&amp;csf=1&amp;web=1&amp;e=Awb4A6" TargetMode="External"/><Relationship Id="rId39" Type="http://schemas.openxmlformats.org/officeDocument/2006/relationships/hyperlink" Target="https://iataonline.sharepoint.com/:u:/r/sites/IATABaggageWorkingGroup/Shared%20Documents/Baggage%20Information%20Exchange%20(BIX)%20Sub%20Group/Taskforce%20best%20practices%20BIX%20v2/Samples/source%20RP1745/5.9.11%20Transport%20Container.xml?d=w43e216021f484180b3d85d686756a801&amp;csf=1&amp;web=1&amp;e=AxClXW" TargetMode="External"/><Relationship Id="rId34" Type="http://schemas.openxmlformats.org/officeDocument/2006/relationships/hyperlink" Target="https://iataonline.sharepoint.com/:u:/r/sites/IATABaggageWorkingGroup/Shared%20Documents/Baggage%20Information%20Exchange%20(BIX)%20Sub%20Group/Taskforce%20best%20practices%20BIX%20v2/Samples/source%20RP1745/5.9.5%20Security%20Screening%20-%20out.xml?d=w0a0227b21678459287f2bd0b05d950d1&amp;csf=1&amp;web=1&amp;e=3SxRRE" TargetMode="External"/><Relationship Id="rId50" Type="http://schemas.openxmlformats.org/officeDocument/2006/relationships/hyperlink" Target="https://iataonline.sharepoint.com/:u:/r/sites/IATABaggageWorkingGroup/Shared%20Documents/Baggage%20Information%20Exchange%20(BIX)%20Sub%20Group/Taskforce%20best%20practices%20BIX%20v2/Samples/source%20RP1745/5.9.30%20Passing%20through%20from%20arrival.xml?d=w69b9ea1d3d3a41b881262d55aca68813&amp;csf=1&amp;web=1&amp;e=wpcZXA" TargetMode="External"/><Relationship Id="rId55" Type="http://schemas.openxmlformats.org/officeDocument/2006/relationships/hyperlink" Target="https://iataonline.sharepoint.com/:u:/r/sites/IATABaggageWorkingGroup/Shared%20Documents/Baggage%20Information%20Exchange%20(BIX)%20Sub%20Group/Taskforce%20best%20practices%20BIX%20v2/Samples/source%20RP1745/5.9.44%20Bag%20is%20rejected.xml?d=we5cd6dbbebbd45cd89fe58b38ac81f31&amp;csf=1&amp;web=1&amp;e=WSunQ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13814</Words>
  <Characters>78746</Characters>
  <Application>Microsoft Office Word</Application>
  <DocSecurity>0</DocSecurity>
  <Lines>656</Lines>
  <Paragraphs>184</Paragraphs>
  <ScaleCrop>false</ScaleCrop>
  <Company/>
  <LinksUpToDate>false</LinksUpToDate>
  <CharactersWithSpaces>92376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Eelco Folkertsma</dc:creator>
  <cp:keywords/>
  <dc:description/>
  <cp:lastModifiedBy>Eelco Folkertsma</cp:lastModifiedBy>
  <cp:revision>3</cp:revision>
  <dcterms:created xsi:type="dcterms:W3CDTF">2026-10-20T13:06:00Z</dcterms:created>
  <dcterms:modified xsi:type="dcterms:W3CDTF">2026-10-20T13:24:00Z</dcterms:modified>
</cp:coreProperties>
</file>